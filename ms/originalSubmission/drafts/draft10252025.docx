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24791F5A"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 xml:space="preserve">An associative learning account of how saliva becomes a cue </w:t>
      </w:r>
      <w:r w:rsidR="00C668AE">
        <w:rPr>
          <w:rFonts w:ascii="Times New Roman" w:eastAsia="Times New Roman" w:hAnsi="Times New Roman" w:cs="Times New Roman"/>
          <w:b/>
        </w:rPr>
        <w:t xml:space="preserve">for </w:t>
      </w:r>
      <w:r>
        <w:rPr>
          <w:rFonts w:ascii="Times New Roman" w:eastAsia="Times New Roman" w:hAnsi="Times New Roman" w:cs="Times New Roman"/>
          <w:b/>
        </w:rPr>
        <w:t>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w:t>
      </w:r>
      <w:proofErr w:type="gramStart"/>
      <w:r w:rsidRPr="00C308AA">
        <w:rPr>
          <w:rFonts w:ascii="Times New Roman" w:hAnsi="Times New Roman" w:cs="Times New Roman"/>
        </w:rPr>
        <w:t>upon</w:t>
      </w:r>
      <w:proofErr w:type="gramEnd"/>
      <w:r w:rsidRPr="00C308AA">
        <w:rPr>
          <w:rFonts w:ascii="Times New Roman" w:hAnsi="Times New Roman" w:cs="Times New Roman"/>
        </w:rPr>
        <w:t xml:space="preserve">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55B49663"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 xml:space="preserve">“How saliva becomes a cue </w:t>
      </w:r>
      <w:r w:rsidR="006B660B">
        <w:rPr>
          <w:rFonts w:ascii="Times New Roman" w:hAnsi="Times New Roman" w:cs="Times New Roman"/>
        </w:rPr>
        <w:t xml:space="preserve">for </w:t>
      </w:r>
      <w:r>
        <w:rPr>
          <w:rFonts w:ascii="Times New Roman" w:hAnsi="Times New Roman" w:cs="Times New Roman"/>
        </w:rPr>
        <w:t>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405B28BD"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w:t>
      </w:r>
      <w:r w:rsidR="00CF25BC">
        <w:rPr>
          <w:rFonts w:ascii="Times New Roman" w:hAnsi="Times New Roman" w:cs="Times New Roman"/>
        </w:rPr>
        <w:t>challenge that</w:t>
      </w:r>
      <w:r w:rsidRPr="00A578FB">
        <w:rPr>
          <w:rFonts w:ascii="Times New Roman" w:hAnsi="Times New Roman" w:cs="Times New Roman"/>
        </w:rPr>
        <w:t xml:space="preserve"> infants face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w:t>
      </w:r>
      <w:r w:rsidR="00706AD7">
        <w:rPr>
          <w:rFonts w:ascii="Times New Roman" w:hAnsi="Times New Roman" w:cs="Times New Roman"/>
        </w:rPr>
        <w:t>.5</w:t>
      </w:r>
      <w:r w:rsidRPr="00A578FB">
        <w:rPr>
          <w:rFonts w:ascii="Times New Roman" w:hAnsi="Times New Roman" w:cs="Times New Roman"/>
        </w:rPr>
        <w:t xml:space="preserve">- to 10-month-olds use saliva sharing as </w:t>
      </w:r>
      <w:r w:rsidR="006B660B">
        <w:rPr>
          <w:rFonts w:ascii="Times New Roman" w:hAnsi="Times New Roman" w:cs="Times New Roman"/>
        </w:rPr>
        <w:t>an indicator of</w:t>
      </w:r>
      <w:r w:rsidR="006B660B" w:rsidRPr="00A578FB">
        <w:rPr>
          <w:rFonts w:ascii="Times New Roman" w:hAnsi="Times New Roman" w:cs="Times New Roman"/>
        </w:rPr>
        <w:t xml:space="preserve"> </w:t>
      </w:r>
      <w:r w:rsidRPr="00A578FB">
        <w:rPr>
          <w:rFonts w:ascii="Times New Roman" w:hAnsi="Times New Roman" w:cs="Times New Roman"/>
        </w:rPr>
        <w:t xml:space="preserve">relationship closeness: infants expect individuals who </w:t>
      </w:r>
      <w:r w:rsidR="006B660B">
        <w:rPr>
          <w:rFonts w:ascii="Times New Roman" w:hAnsi="Times New Roman" w:cs="Times New Roman"/>
        </w:rPr>
        <w:t xml:space="preserve">previously </w:t>
      </w:r>
      <w:r w:rsidRPr="00A578FB">
        <w:rPr>
          <w:rFonts w:ascii="Times New Roman" w:hAnsi="Times New Roman" w:cs="Times New Roman"/>
        </w:rPr>
        <w:t xml:space="preserve">shared saliva to comfort one another </w:t>
      </w:r>
      <w:r w:rsidR="006B660B">
        <w:rPr>
          <w:rFonts w:ascii="Times New Roman" w:hAnsi="Times New Roman" w:cs="Times New Roman"/>
        </w:rPr>
        <w:t>when</w:t>
      </w:r>
      <w:r w:rsidR="006B660B" w:rsidRPr="00A578FB">
        <w:rPr>
          <w:rFonts w:ascii="Times New Roman" w:hAnsi="Times New Roman" w:cs="Times New Roman"/>
        </w:rPr>
        <w:t xml:space="preserve"> </w:t>
      </w:r>
      <w:r w:rsidRPr="00A578FB">
        <w:rPr>
          <w:rFonts w:ascii="Times New Roman" w:hAnsi="Times New Roman" w:cs="Times New Roman"/>
        </w:rPr>
        <w:t>distress</w:t>
      </w:r>
      <w:r w:rsidR="006B660B">
        <w:rPr>
          <w:rFonts w:ascii="Times New Roman" w:hAnsi="Times New Roman" w:cs="Times New Roman"/>
        </w:rPr>
        <w:t>ed</w:t>
      </w:r>
      <w:r w:rsidRPr="00A578FB">
        <w:rPr>
          <w:rFonts w:ascii="Times New Roman" w:hAnsi="Times New Roman" w:cs="Times New Roman"/>
        </w:rPr>
        <w:t>.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w:t>
      </w:r>
      <w:r w:rsidR="0021606A">
        <w:rPr>
          <w:rFonts w:ascii="Times New Roman" w:hAnsi="Times New Roman" w:cs="Times New Roman"/>
        </w:rPr>
        <w:t xml:space="preserve"> through everyday experiences, </w:t>
      </w:r>
      <w:r w:rsidR="00B41C52" w:rsidRPr="003E1015">
        <w:rPr>
          <w:rFonts w:ascii="Times New Roman" w:eastAsia="Times New Roman" w:hAnsi="Times New Roman" w:cs="Times New Roman"/>
        </w:rPr>
        <w:t xml:space="preserve">saliva sharing and comforting </w:t>
      </w:r>
      <w:r w:rsidR="00B41C52">
        <w:rPr>
          <w:rFonts w:ascii="Times New Roman" w:eastAsia="Times New Roman" w:hAnsi="Times New Roman" w:cs="Times New Roman"/>
        </w:rPr>
        <w:t>become linked to a</w:t>
      </w:r>
      <w:r w:rsidR="00B41C52" w:rsidRPr="003E1015">
        <w:rPr>
          <w:rFonts w:ascii="Times New Roman" w:eastAsia="Times New Roman" w:hAnsi="Times New Roman" w:cs="Times New Roman"/>
        </w:rPr>
        <w:t xml:space="preserve"> common representation </w:t>
      </w:r>
      <w:r w:rsidR="00B41C52">
        <w:rPr>
          <w:rFonts w:ascii="Times New Roman" w:eastAsia="Times New Roman" w:hAnsi="Times New Roman" w:cs="Times New Roman"/>
        </w:rPr>
        <w:t>that supports bidirectional expectations such that each behavior predicts the other</w:t>
      </w:r>
      <w:r w:rsidR="00B41C52">
        <w:rPr>
          <w:rFonts w:ascii="Times New Roman" w:hAnsi="Times New Roman" w:cs="Times New Roman"/>
        </w:rPr>
        <w:t xml:space="preserve">. </w:t>
      </w:r>
      <w:r w:rsidRPr="00A578FB">
        <w:rPr>
          <w:rFonts w:ascii="Times New Roman" w:hAnsi="Times New Roman" w:cs="Times New Roman"/>
        </w:rPr>
        <w:t xml:space="preserve">In a first simulation, we show that when this proposal is implemented in a connectionist computational model, the model </w:t>
      </w:r>
      <w:r w:rsidR="002D3499">
        <w:rPr>
          <w:rFonts w:ascii="Times New Roman" w:hAnsi="Times New Roman" w:cs="Times New Roman"/>
        </w:rPr>
        <w:t xml:space="preserve">uses prior saliva sharing as a predictor of comfort and </w:t>
      </w:r>
      <w:r w:rsidRPr="00A578FB">
        <w:rPr>
          <w:rFonts w:ascii="Times New Roman" w:hAnsi="Times New Roman" w:cs="Times New Roman"/>
        </w:rPr>
        <w:t>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t>
      </w:r>
      <w:r w:rsidR="00BE4D79">
        <w:rPr>
          <w:rFonts w:ascii="Times New Roman" w:hAnsi="Times New Roman" w:cs="Times New Roman"/>
        </w:rPr>
        <w:t xml:space="preserve">In a third simulation, </w:t>
      </w:r>
      <w:r w:rsidR="00BE4D79" w:rsidRPr="00A10C9F">
        <w:rPr>
          <w:rFonts w:ascii="Times New Roman" w:hAnsi="Times New Roman" w:cs="Times New Roman"/>
        </w:rPr>
        <w:t xml:space="preserve">we show that </w:t>
      </w:r>
      <w:r w:rsidR="00A10C9F" w:rsidRPr="00A10C9F">
        <w:rPr>
          <w:rFonts w:ascii="Times New Roman" w:hAnsi="Times New Roman" w:cs="Times New Roman"/>
        </w:rPr>
        <w:t xml:space="preserve">this expectation increases with </w:t>
      </w:r>
      <w:r w:rsidR="001E214E" w:rsidRPr="00A10C9F">
        <w:rPr>
          <w:rFonts w:ascii="Times New Roman" w:hAnsi="Times New Roman" w:cs="Times New Roman"/>
        </w:rPr>
        <w:t>experience</w:t>
      </w:r>
      <w:r w:rsidR="00BE4D79" w:rsidRPr="00A10C9F">
        <w:rPr>
          <w:rFonts w:ascii="Times New Roman" w:hAnsi="Times New Roman" w:cs="Times New Roman"/>
        </w:rPr>
        <w:t>.</w:t>
      </w:r>
      <w:r w:rsidR="00BE4D79">
        <w:rPr>
          <w:rFonts w:ascii="Times New Roman" w:hAnsi="Times New Roman" w:cs="Times New Roman"/>
        </w:rPr>
        <w:t xml:space="preserve"> </w:t>
      </w:r>
      <w:r w:rsidR="00A836C2">
        <w:rPr>
          <w:rFonts w:ascii="Times New Roman" w:hAnsi="Times New Roman" w:cs="Times New Roman"/>
        </w:rPr>
        <w:t xml:space="preserve">The results of the second </w:t>
      </w:r>
      <w:r w:rsidR="00BE4D79">
        <w:rPr>
          <w:rFonts w:ascii="Times New Roman" w:hAnsi="Times New Roman" w:cs="Times New Roman"/>
        </w:rPr>
        <w:t xml:space="preserve">and third </w:t>
      </w:r>
      <w:r w:rsidR="00A836C2">
        <w:rPr>
          <w:rFonts w:ascii="Times New Roman" w:hAnsi="Times New Roman" w:cs="Times New Roman"/>
        </w:rPr>
        <w:t>simulation</w:t>
      </w:r>
      <w:r w:rsidR="00BE4D79">
        <w:rPr>
          <w:rFonts w:ascii="Times New Roman" w:hAnsi="Times New Roman" w:cs="Times New Roman"/>
        </w:rPr>
        <w:t>s</w:t>
      </w:r>
      <w:r w:rsidR="00A836C2">
        <w:rPr>
          <w:rFonts w:ascii="Times New Roman" w:hAnsi="Times New Roman" w:cs="Times New Roman"/>
        </w:rPr>
        <w:t xml:space="preserve"> generate </w:t>
      </w:r>
      <w:r w:rsidR="00CF25BC">
        <w:rPr>
          <w:rFonts w:ascii="Times New Roman" w:hAnsi="Times New Roman" w:cs="Times New Roman"/>
        </w:rPr>
        <w:t>nove</w:t>
      </w:r>
      <w:r w:rsidR="00CF25BC">
        <w:rPr>
          <w:rFonts w:ascii="Times New Roman" w:hAnsi="Times New Roman" w:cs="Times New Roman"/>
        </w:rPr>
        <w:t xml:space="preserve">l </w:t>
      </w:r>
      <w:r w:rsidR="004600F6">
        <w:rPr>
          <w:rFonts w:ascii="Times New Roman" w:hAnsi="Times New Roman" w:cs="Times New Roman"/>
        </w:rPr>
        <w:t>prediction</w:t>
      </w:r>
      <w:r w:rsidR="00BE4D79">
        <w:rPr>
          <w:rFonts w:ascii="Times New Roman" w:hAnsi="Times New Roman" w:cs="Times New Roman"/>
        </w:rPr>
        <w:t>s</w:t>
      </w:r>
      <w:r w:rsidR="004600F6">
        <w:rPr>
          <w:rFonts w:ascii="Times New Roman" w:hAnsi="Times New Roman" w:cs="Times New Roman"/>
        </w:rPr>
        <w:t xml:space="preserve"> </w:t>
      </w:r>
      <w:r w:rsidRPr="00A578FB">
        <w:rPr>
          <w:rFonts w:ascii="Times New Roman" w:hAnsi="Times New Roman" w:cs="Times New Roman"/>
        </w:rPr>
        <w:t xml:space="preserve">that can be tested in future infant studies. </w:t>
      </w:r>
      <w:r w:rsidR="00192A04">
        <w:rPr>
          <w:rFonts w:ascii="Times New Roman" w:hAnsi="Times New Roman" w:cs="Times New Roman"/>
        </w:rPr>
        <w:t>Taken together</w:t>
      </w:r>
      <w:r w:rsidR="004600F6">
        <w:rPr>
          <w:rFonts w:ascii="Times New Roman" w:hAnsi="Times New Roman" w:cs="Times New Roman"/>
        </w:rPr>
        <w:t xml:space="preserve">, </w:t>
      </w:r>
      <w:r w:rsidR="002D3499">
        <w:rPr>
          <w:rFonts w:ascii="Times New Roman" w:hAnsi="Times New Roman" w:cs="Times New Roman"/>
        </w:rPr>
        <w:t>our findings</w:t>
      </w:r>
      <w:r w:rsidRPr="00A578FB">
        <w:rPr>
          <w:rFonts w:ascii="Times New Roman" w:hAnsi="Times New Roman" w:cs="Times New Roman"/>
        </w:rPr>
        <w:t xml:space="preserve"> </w:t>
      </w:r>
      <w:r w:rsidR="00192A04">
        <w:rPr>
          <w:rFonts w:ascii="Times New Roman" w:hAnsi="Times New Roman" w:cs="Times New Roman"/>
        </w:rPr>
        <w:t xml:space="preserve">suggest that domain-general associative learning can explain how infants come to understand the social meaning of saliva sharing.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9ABB6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“How saliva becomes a cue </w:t>
      </w:r>
      <w:r w:rsidR="00192A04">
        <w:rPr>
          <w:rFonts w:ascii="Times New Roman" w:hAnsi="Times New Roman" w:cs="Times New Roman"/>
        </w:rPr>
        <w:t xml:space="preserve">for </w:t>
      </w:r>
      <w:r>
        <w:rPr>
          <w:rFonts w:ascii="Times New Roman" w:hAnsi="Times New Roman" w:cs="Times New Roman"/>
        </w:rPr>
        <w:t>comfort”</w:t>
      </w:r>
    </w:p>
    <w:bookmarkEnd w:id="0"/>
    <w:p w14:paraId="0D7D5475" w14:textId="404397AE" w:rsidR="0046384C" w:rsidRPr="00FE0E55"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192A04">
        <w:rPr>
          <w:rFonts w:ascii="Times New Roman" w:eastAsia="Times New Roman" w:hAnsi="Times New Roman" w:cs="Times New Roman"/>
        </w:rPr>
        <w:t>To make sense of the social world, preverbal infants must learn to detect social relationships and evaluate their strength</w:t>
      </w:r>
      <w:r w:rsidR="006338B8">
        <w:rPr>
          <w:rFonts w:ascii="Times New Roman" w:eastAsia="Times New Roman" w:hAnsi="Times New Roman" w:cs="Times New Roman"/>
        </w:rPr>
        <w:t>,</w:t>
      </w:r>
      <w:r w:rsidR="00192A04">
        <w:rPr>
          <w:rFonts w:ascii="Times New Roman" w:eastAsia="Times New Roman" w:hAnsi="Times New Roman" w:cs="Times New Roman"/>
        </w:rPr>
        <w:t xml:space="preserve"> or “thickness.” </w:t>
      </w:r>
      <w:r w:rsidR="00EC1432" w:rsidRPr="00EC1432">
        <w:rPr>
          <w:rFonts w:ascii="Times New Roman" w:eastAsia="Times New Roman" w:hAnsi="Times New Roman" w:cs="Times New Roman"/>
        </w:rPr>
        <w:t>Thick relationships—such as those among immediate family members—are marked by</w:t>
      </w:r>
      <w:r w:rsidR="004574E7">
        <w:rPr>
          <w:rFonts w:ascii="Times New Roman" w:eastAsia="Times New Roman" w:hAnsi="Times New Roman" w:cs="Times New Roman"/>
        </w:rPr>
        <w:t xml:space="preserve"> strong levels of</w:t>
      </w:r>
      <w:r w:rsidR="00EC1432" w:rsidRPr="00EC1432">
        <w:rPr>
          <w:rFonts w:ascii="Times New Roman" w:eastAsia="Times New Roman" w:hAnsi="Times New Roman" w:cs="Times New Roman"/>
        </w:rPr>
        <w:t xml:space="preserve"> attachment, loyalty, obligation, and mutual responsiveness (Thomas, 2024; Thomas et al., 2022). </w:t>
      </w:r>
      <w:r w:rsidR="006338B8">
        <w:rPr>
          <w:rFonts w:ascii="Times New Roman" w:eastAsia="Times New Roman" w:hAnsi="Times New Roman" w:cs="Times New Roman"/>
        </w:rPr>
        <w:t xml:space="preserve">Distinguishing thick relationships from thinner ones enables infants to predict how people are likely </w:t>
      </w:r>
      <w:r w:rsidR="006338B8" w:rsidRPr="00FE0E55">
        <w:rPr>
          <w:rFonts w:ascii="Times New Roman" w:eastAsia="Times New Roman" w:hAnsi="Times New Roman" w:cs="Times New Roman"/>
        </w:rPr>
        <w:t xml:space="preserve">to behave. </w:t>
      </w:r>
      <w:r w:rsidR="004574E7" w:rsidRPr="00FE0E55">
        <w:rPr>
          <w:rFonts w:ascii="Times New Roman" w:eastAsia="Times New Roman" w:hAnsi="Times New Roman" w:cs="Times New Roman"/>
        </w:rPr>
        <w:t xml:space="preserve">For example, a father might be expected to </w:t>
      </w:r>
      <w:r w:rsidR="004B59BB" w:rsidRPr="00FE0E55">
        <w:rPr>
          <w:rFonts w:ascii="Times New Roman" w:eastAsia="Times New Roman" w:hAnsi="Times New Roman" w:cs="Times New Roman"/>
        </w:rPr>
        <w:t>comfort his own child</w:t>
      </w:r>
      <w:r w:rsidR="004574E7" w:rsidRPr="00FE0E55">
        <w:rPr>
          <w:rFonts w:ascii="Times New Roman" w:eastAsia="Times New Roman" w:hAnsi="Times New Roman" w:cs="Times New Roman"/>
        </w:rPr>
        <w:t xml:space="preserve">, but </w:t>
      </w:r>
      <w:r w:rsidR="004B59BB" w:rsidRPr="00FE0E55">
        <w:rPr>
          <w:rFonts w:ascii="Times New Roman" w:eastAsia="Times New Roman" w:hAnsi="Times New Roman" w:cs="Times New Roman"/>
        </w:rPr>
        <w:t>not</w:t>
      </w:r>
      <w:r w:rsidR="004574E7" w:rsidRPr="00FE0E55">
        <w:rPr>
          <w:rFonts w:ascii="Times New Roman" w:eastAsia="Times New Roman" w:hAnsi="Times New Roman" w:cs="Times New Roman"/>
        </w:rPr>
        <w:t xml:space="preserve"> </w:t>
      </w:r>
      <w:r w:rsidR="000355C4" w:rsidRPr="00FE0E55">
        <w:rPr>
          <w:rFonts w:ascii="Times New Roman" w:eastAsia="Times New Roman" w:hAnsi="Times New Roman" w:cs="Times New Roman"/>
        </w:rPr>
        <w:t>another child</w:t>
      </w:r>
      <w:r w:rsidR="004574E7" w:rsidRPr="00FE0E55">
        <w:rPr>
          <w:rFonts w:ascii="Times New Roman" w:eastAsia="Times New Roman" w:hAnsi="Times New Roman" w:cs="Times New Roman"/>
        </w:rPr>
        <w:t>.</w:t>
      </w:r>
      <w:r w:rsidR="004B59BB" w:rsidRPr="00FE0E55">
        <w:rPr>
          <w:rFonts w:ascii="Times New Roman" w:eastAsia="Times New Roman" w:hAnsi="Times New Roman" w:cs="Times New Roman"/>
        </w:rPr>
        <w:t xml:space="preserve"> </w:t>
      </w:r>
      <w:r w:rsidR="00FE0E55" w:rsidRPr="00A836C2">
        <w:rPr>
          <w:rFonts w:ascii="Times New Roman" w:eastAsia="Times New Roman" w:hAnsi="Times New Roman" w:cs="Times New Roman"/>
        </w:rPr>
        <w:t xml:space="preserve">However, despite the clear social utility of detecting thick relationships, the developmental origins of this ability are poorly understood. </w:t>
      </w:r>
    </w:p>
    <w:p w14:paraId="1C1DBB56" w14:textId="68A58EF3" w:rsidR="0046384C" w:rsidRDefault="00E92C34" w:rsidP="0046384C">
      <w:pPr>
        <w:spacing w:line="480" w:lineRule="auto"/>
        <w:ind w:firstLine="720"/>
        <w:contextualSpacing/>
        <w:rPr>
          <w:rFonts w:ascii="Times New Roman" w:eastAsia="Times New Roman" w:hAnsi="Times New Roman" w:cs="Times New Roman"/>
        </w:rPr>
      </w:pPr>
      <w:r w:rsidRPr="00B54CD6">
        <w:rPr>
          <w:rFonts w:ascii="Times New Roman" w:eastAsia="Times New Roman" w:hAnsi="Times New Roman" w:cs="Times New Roman"/>
        </w:rPr>
        <w:t xml:space="preserve">One </w:t>
      </w:r>
      <w:r w:rsidR="00A06DE1">
        <w:rPr>
          <w:rFonts w:ascii="Times New Roman" w:eastAsia="Times New Roman" w:hAnsi="Times New Roman" w:cs="Times New Roman"/>
        </w:rPr>
        <w:t xml:space="preserve">account </w:t>
      </w:r>
      <w:r w:rsidR="00D9179A">
        <w:rPr>
          <w:rFonts w:ascii="Times New Roman" w:eastAsia="Times New Roman" w:hAnsi="Times New Roman" w:cs="Times New Roman"/>
        </w:rPr>
        <w:t>proposes</w:t>
      </w:r>
      <w:r w:rsidR="00D9179A" w:rsidRPr="00357E16">
        <w:rPr>
          <w:rFonts w:ascii="Times New Roman" w:eastAsia="Times New Roman" w:hAnsi="Times New Roman" w:cs="Times New Roman"/>
        </w:rPr>
        <w:t xml:space="preserve"> </w:t>
      </w:r>
      <w:r w:rsidRPr="00357E16">
        <w:rPr>
          <w:rFonts w:ascii="Times New Roman" w:eastAsia="Times New Roman" w:hAnsi="Times New Roman" w:cs="Times New Roman"/>
        </w:rPr>
        <w:t>that</w:t>
      </w:r>
      <w:r>
        <w:rPr>
          <w:rFonts w:ascii="Times New Roman" w:eastAsia="Times New Roman" w:hAnsi="Times New Roman" w:cs="Times New Roman"/>
        </w:rPr>
        <w:t xml:space="preserve"> infants</w:t>
      </w:r>
      <w:r w:rsidR="0046384C">
        <w:rPr>
          <w:rFonts w:ascii="Times New Roman" w:eastAsia="Times New Roman" w:hAnsi="Times New Roman" w:cs="Times New Roman"/>
        </w:rPr>
        <w:t xml:space="preserve"> infer </w:t>
      </w:r>
      <w:r w:rsidR="004562C3">
        <w:rPr>
          <w:rFonts w:ascii="Times New Roman" w:eastAsia="Times New Roman" w:hAnsi="Times New Roman" w:cs="Times New Roman"/>
        </w:rPr>
        <w:t>the strength of social relationships</w:t>
      </w:r>
      <w:r w:rsidR="005D1D71" w:rsidRPr="005D1D71">
        <w:rPr>
          <w:rFonts w:ascii="Times New Roman" w:eastAsia="Times New Roman" w:hAnsi="Times New Roman" w:cs="Times New Roman"/>
        </w:rPr>
        <w:t xml:space="preserve"> </w:t>
      </w:r>
      <w:r w:rsidR="005D1D71">
        <w:rPr>
          <w:rFonts w:ascii="Times New Roman" w:eastAsia="Times New Roman" w:hAnsi="Times New Roman" w:cs="Times New Roman"/>
        </w:rPr>
        <w:t>by observing external cues</w:t>
      </w:r>
      <w:r w:rsidR="00D9179A">
        <w:rPr>
          <w:rFonts w:ascii="Times New Roman" w:eastAsia="Times New Roman" w:hAnsi="Times New Roman" w:cs="Times New Roman"/>
        </w:rPr>
        <w:t>,</w:t>
      </w:r>
      <w:r w:rsidR="00ED10FF">
        <w:rPr>
          <w:rFonts w:ascii="Times New Roman" w:eastAsia="Times New Roman" w:hAnsi="Times New Roman" w:cs="Times New Roman"/>
        </w:rPr>
        <w:t xml:space="preserve"> and that saliva sharing may </w:t>
      </w:r>
      <w:r w:rsidR="00D9179A">
        <w:rPr>
          <w:rFonts w:ascii="Times New Roman" w:eastAsia="Times New Roman" w:hAnsi="Times New Roman" w:cs="Times New Roman"/>
        </w:rPr>
        <w:t>serve as a particularly</w:t>
      </w:r>
      <w:r w:rsidR="00ED10FF">
        <w:rPr>
          <w:rFonts w:ascii="Times New Roman" w:eastAsia="Times New Roman" w:hAnsi="Times New Roman" w:cs="Times New Roman"/>
        </w:rPr>
        <w:t xml:space="preserve"> reliable predictor of relationship thickness. </w:t>
      </w:r>
      <w:r w:rsidR="00D9179A">
        <w:rPr>
          <w:rFonts w:ascii="Times New Roman" w:eastAsia="Times New Roman" w:hAnsi="Times New Roman" w:cs="Times New Roman"/>
        </w:rPr>
        <w:t xml:space="preserve">Thick relationships are characterized by behaviors such as emotional responsiveness, physical affection, </w:t>
      </w:r>
      <w:proofErr w:type="gramStart"/>
      <w:r w:rsidR="00D9179A">
        <w:rPr>
          <w:rFonts w:ascii="Times New Roman" w:eastAsia="Times New Roman" w:hAnsi="Times New Roman" w:cs="Times New Roman"/>
        </w:rPr>
        <w:t>comforting</w:t>
      </w:r>
      <w:proofErr w:type="gramEnd"/>
      <w:r w:rsidR="00D9179A">
        <w:rPr>
          <w:rFonts w:ascii="Times New Roman" w:eastAsia="Times New Roman" w:hAnsi="Times New Roman" w:cs="Times New Roman"/>
        </w:rPr>
        <w:t>, and cooperation in daily tasks. However, each of these behaviors can also occur within thinner relationships, making them less individually predictive of relationship thickness. In contrast,</w:t>
      </w:r>
      <w:r w:rsidR="00ED10FF">
        <w:rPr>
          <w:rFonts w:ascii="Times New Roman" w:eastAsia="Times New Roman" w:hAnsi="Times New Roman" w:cs="Times New Roman"/>
        </w:rPr>
        <w:t xml:space="preserve"> </w:t>
      </w:r>
      <w:r w:rsidR="00D9179A">
        <w:rPr>
          <w:rFonts w:ascii="Times New Roman" w:eastAsia="Times New Roman" w:hAnsi="Times New Roman" w:cs="Times New Roman"/>
        </w:rPr>
        <w:t>saliva sharing—through</w:t>
      </w:r>
      <w:r>
        <w:rPr>
          <w:rFonts w:ascii="Times New Roman" w:eastAsia="Times New Roman" w:hAnsi="Times New Roman" w:cs="Times New Roman"/>
        </w:rPr>
        <w:t xml:space="preserve"> shared food</w:t>
      </w:r>
      <w:r w:rsidR="00357E16">
        <w:rPr>
          <w:rFonts w:ascii="Times New Roman" w:eastAsia="Times New Roman" w:hAnsi="Times New Roman" w:cs="Times New Roman"/>
        </w:rPr>
        <w:t>,</w:t>
      </w:r>
      <w:r>
        <w:rPr>
          <w:rFonts w:ascii="Times New Roman" w:eastAsia="Times New Roman" w:hAnsi="Times New Roman" w:cs="Times New Roman"/>
        </w:rPr>
        <w:t xml:space="preserve"> </w:t>
      </w:r>
      <w:r w:rsidR="00D9179A">
        <w:rPr>
          <w:rFonts w:ascii="Times New Roman" w:eastAsia="Times New Roman" w:hAnsi="Times New Roman" w:cs="Times New Roman"/>
        </w:rPr>
        <w:t>drinks</w:t>
      </w:r>
      <w:r w:rsidR="00357E16">
        <w:rPr>
          <w:rFonts w:ascii="Times New Roman" w:eastAsia="Times New Roman" w:hAnsi="Times New Roman" w:cs="Times New Roman"/>
        </w:rPr>
        <w:t>,</w:t>
      </w:r>
      <w:r>
        <w:rPr>
          <w:rFonts w:ascii="Times New Roman" w:eastAsia="Times New Roman" w:hAnsi="Times New Roman" w:cs="Times New Roman"/>
        </w:rPr>
        <w:t xml:space="preserve"> and utensils</w:t>
      </w:r>
      <w:r w:rsidR="00D9179A">
        <w:rPr>
          <w:rFonts w:ascii="Times New Roman" w:eastAsia="Times New Roman" w:hAnsi="Times New Roman" w:cs="Times New Roman"/>
        </w:rPr>
        <w:t xml:space="preserve">—occurs frequently in thick relationships but rarely in thin ones. Moreover, unlike culturally specific gestures that can signal closeness </w:t>
      </w:r>
      <w:r w:rsidR="0046384C">
        <w:rPr>
          <w:rFonts w:ascii="Times New Roman" w:eastAsia="Times New Roman" w:hAnsi="Times New Roman" w:cs="Times New Roman"/>
        </w:rPr>
        <w:t xml:space="preserve">(e.g., bowing, cheek-kissing), saliva sharing </w:t>
      </w:r>
      <w:r w:rsidR="00D9179A">
        <w:rPr>
          <w:rFonts w:ascii="Times New Roman" w:eastAsia="Times New Roman" w:hAnsi="Times New Roman" w:cs="Times New Roman"/>
        </w:rPr>
        <w:t xml:space="preserve">appears in every known culture </w:t>
      </w:r>
      <w:r w:rsidR="000368FB">
        <w:rPr>
          <w:rFonts w:ascii="Times New Roman" w:eastAsia="Times New Roman" w:hAnsi="Times New Roman" w:cs="Times New Roman"/>
        </w:rPr>
        <w:t>(Thomas et al., 2022)</w:t>
      </w:r>
      <w:r w:rsidR="005D1D71">
        <w:rPr>
          <w:rFonts w:ascii="Times New Roman" w:eastAsia="Times New Roman" w:hAnsi="Times New Roman" w:cs="Times New Roman"/>
        </w:rPr>
        <w:t xml:space="preserve">. Thus, saliva sharing may be a </w:t>
      </w:r>
      <w:r w:rsidR="00BB6F6F">
        <w:rPr>
          <w:rFonts w:ascii="Times New Roman" w:eastAsia="Times New Roman" w:hAnsi="Times New Roman" w:cs="Times New Roman"/>
        </w:rPr>
        <w:t xml:space="preserve">reliable, </w:t>
      </w:r>
      <w:r w:rsidR="0046384C">
        <w:rPr>
          <w:rFonts w:ascii="Times New Roman" w:eastAsia="Times New Roman" w:hAnsi="Times New Roman" w:cs="Times New Roman"/>
        </w:rPr>
        <w:t xml:space="preserve">universal indicator </w:t>
      </w:r>
      <w:r w:rsidR="005D1D71">
        <w:rPr>
          <w:rFonts w:ascii="Times New Roman" w:eastAsia="Times New Roman" w:hAnsi="Times New Roman" w:cs="Times New Roman"/>
        </w:rPr>
        <w:t xml:space="preserve">of </w:t>
      </w:r>
      <w:r w:rsidR="0046384C">
        <w:rPr>
          <w:rFonts w:ascii="Times New Roman" w:eastAsia="Times New Roman" w:hAnsi="Times New Roman" w:cs="Times New Roman"/>
        </w:rPr>
        <w:t>thick relation</w:t>
      </w:r>
      <w:r w:rsidR="005D1D71">
        <w:rPr>
          <w:rFonts w:ascii="Times New Roman" w:eastAsia="Times New Roman" w:hAnsi="Times New Roman" w:cs="Times New Roman"/>
        </w:rPr>
        <w:t>ships</w:t>
      </w:r>
      <w:r w:rsidR="0046384C">
        <w:rPr>
          <w:rFonts w:ascii="Times New Roman" w:eastAsia="Times New Roman" w:hAnsi="Times New Roman" w:cs="Times New Roman"/>
        </w:rPr>
        <w:t xml:space="preserve">. </w:t>
      </w:r>
    </w:p>
    <w:p w14:paraId="3BA899E0" w14:textId="0DDA9B62"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w:t>
      </w:r>
      <w:r w:rsidR="000368FB">
        <w:rPr>
          <w:rFonts w:ascii="Times New Roman" w:eastAsia="Times New Roman" w:hAnsi="Times New Roman" w:cs="Times New Roman"/>
        </w:rPr>
        <w:t>study</w:t>
      </w:r>
      <w:r w:rsidR="00CE04E3">
        <w:rPr>
          <w:rFonts w:ascii="Times New Roman" w:eastAsia="Times New Roman" w:hAnsi="Times New Roman" w:cs="Times New Roman"/>
        </w:rPr>
        <w:t xml:space="preserve"> </w:t>
      </w:r>
      <w:r>
        <w:rPr>
          <w:rFonts w:ascii="Times New Roman" w:eastAsia="Times New Roman" w:hAnsi="Times New Roman" w:cs="Times New Roman"/>
        </w:rPr>
        <w:t xml:space="preserve">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w:t>
      </w:r>
      <w:r w:rsidR="00A06DE1">
        <w:rPr>
          <w:rFonts w:ascii="Times New Roman" w:eastAsia="Times New Roman" w:hAnsi="Times New Roman" w:cs="Times New Roman"/>
        </w:rPr>
        <w:t xml:space="preserve">for </w:t>
      </w:r>
      <w:r w:rsidR="0046384C">
        <w:rPr>
          <w:rFonts w:ascii="Times New Roman" w:eastAsia="Times New Roman" w:hAnsi="Times New Roman" w:cs="Times New Roman"/>
        </w:rPr>
        <w:t>relationship thickness</w:t>
      </w:r>
      <w:r>
        <w:rPr>
          <w:rFonts w:ascii="Times New Roman" w:eastAsia="Times New Roman" w:hAnsi="Times New Roman" w:cs="Times New Roman"/>
        </w:rPr>
        <w:t xml:space="preserve"> </w:t>
      </w:r>
      <w:r w:rsidR="00E260A2">
        <w:rPr>
          <w:rFonts w:ascii="Times New Roman" w:eastAsia="Times New Roman" w:hAnsi="Times New Roman" w:cs="Times New Roman"/>
        </w:rPr>
        <w:t xml:space="preserve">by testing whether infants </w:t>
      </w:r>
      <w:r w:rsidR="00E260A2" w:rsidRPr="00A578FB">
        <w:rPr>
          <w:rFonts w:ascii="Times New Roman" w:hAnsi="Times New Roman" w:cs="Times New Roman"/>
        </w:rPr>
        <w:t xml:space="preserve">expect individuals who </w:t>
      </w:r>
      <w:r w:rsidR="00E260A2">
        <w:rPr>
          <w:rFonts w:ascii="Times New Roman" w:hAnsi="Times New Roman" w:cs="Times New Roman"/>
        </w:rPr>
        <w:t xml:space="preserve">previously </w:t>
      </w:r>
      <w:r w:rsidR="00E260A2" w:rsidRPr="00A578FB">
        <w:rPr>
          <w:rFonts w:ascii="Times New Roman" w:hAnsi="Times New Roman" w:cs="Times New Roman"/>
        </w:rPr>
        <w:t xml:space="preserve">shared saliva to comfort one another </w:t>
      </w:r>
      <w:r w:rsidR="00E260A2">
        <w:rPr>
          <w:rFonts w:ascii="Times New Roman" w:hAnsi="Times New Roman" w:cs="Times New Roman"/>
        </w:rPr>
        <w:t>when</w:t>
      </w:r>
      <w:r w:rsidR="00E260A2" w:rsidRPr="00A578FB">
        <w:rPr>
          <w:rFonts w:ascii="Times New Roman" w:hAnsi="Times New Roman" w:cs="Times New Roman"/>
        </w:rPr>
        <w:t xml:space="preserve"> distress</w:t>
      </w:r>
      <w:r w:rsidR="00E260A2">
        <w:rPr>
          <w:rFonts w:ascii="Times New Roman" w:hAnsi="Times New Roman" w:cs="Times New Roman"/>
        </w:rPr>
        <w:t>ed</w:t>
      </w:r>
      <w:r>
        <w:rPr>
          <w:rFonts w:ascii="Times New Roman" w:eastAsia="Times New Roman" w:hAnsi="Times New Roman" w:cs="Times New Roman"/>
        </w:rPr>
        <w:t xml:space="preserve">. </w:t>
      </w:r>
      <w:r w:rsidR="0046384C">
        <w:rPr>
          <w:rFonts w:ascii="Times New Roman" w:eastAsia="Times New Roman" w:hAnsi="Times New Roman" w:cs="Times New Roman"/>
        </w:rPr>
        <w:t>Although T</w:t>
      </w:r>
      <w:r w:rsidR="00CF25BC">
        <w:rPr>
          <w:rFonts w:ascii="Times New Roman" w:eastAsia="Times New Roman" w:hAnsi="Times New Roman" w:cs="Times New Roman"/>
        </w:rPr>
        <w:t>h</w:t>
      </w:r>
      <w:r w:rsidR="0046384C">
        <w:rPr>
          <w:rFonts w:ascii="Times New Roman" w:eastAsia="Times New Roman" w:hAnsi="Times New Roman" w:cs="Times New Roman"/>
        </w:rPr>
        <w:t xml:space="preserve">omas et al. (2022) </w:t>
      </w:r>
      <w:r w:rsidR="00CE04E3">
        <w:rPr>
          <w:rFonts w:ascii="Times New Roman" w:eastAsia="Times New Roman" w:hAnsi="Times New Roman" w:cs="Times New Roman"/>
        </w:rPr>
        <w:t>also tested older children, we</w:t>
      </w:r>
      <w:r w:rsidR="00E260A2">
        <w:rPr>
          <w:rFonts w:ascii="Times New Roman" w:eastAsia="Times New Roman" w:hAnsi="Times New Roman" w:cs="Times New Roman"/>
        </w:rPr>
        <w:t xml:space="preserve"> focus on infant</w:t>
      </w:r>
      <w:r w:rsidR="008C3751">
        <w:rPr>
          <w:rFonts w:ascii="Times New Roman" w:eastAsia="Times New Roman" w:hAnsi="Times New Roman" w:cs="Times New Roman"/>
        </w:rPr>
        <w:t xml:space="preserve">s who cannot rely on explicit instruction. In </w:t>
      </w:r>
      <w:r w:rsidR="00A06DE1">
        <w:rPr>
          <w:rFonts w:ascii="Times New Roman" w:eastAsia="Times New Roman" w:hAnsi="Times New Roman" w:cs="Times New Roman"/>
        </w:rPr>
        <w:lastRenderedPageBreak/>
        <w:t xml:space="preserve">Thomas et al.’s </w:t>
      </w:r>
      <w:r w:rsidR="008C3751">
        <w:rPr>
          <w:rFonts w:ascii="Times New Roman" w:eastAsia="Times New Roman" w:hAnsi="Times New Roman" w:cs="Times New Roman"/>
        </w:rPr>
        <w:t>primary experiment</w:t>
      </w:r>
      <w:r w:rsidR="0046384C">
        <w:rPr>
          <w:rFonts w:ascii="Times New Roman" w:eastAsia="Times New Roman" w:hAnsi="Times New Roman" w:cs="Times New Roman"/>
        </w:rPr>
        <w:t xml:space="preserve"> (i.e., Exp. 2B), 8</w:t>
      </w:r>
      <w:r w:rsidR="008C3751">
        <w:rPr>
          <w:rFonts w:ascii="Times New Roman" w:eastAsia="Times New Roman" w:hAnsi="Times New Roman" w:cs="Times New Roman"/>
        </w:rPr>
        <w:t>.5</w:t>
      </w:r>
      <w:r w:rsidR="0046384C">
        <w:rPr>
          <w:rFonts w:ascii="Times New Roman" w:eastAsia="Times New Roman" w:hAnsi="Times New Roman" w:cs="Times New Roman"/>
        </w:rPr>
        <w:t xml:space="preserve">- to 10-month-old infants </w:t>
      </w:r>
      <w:r w:rsidR="008C3751">
        <w:rPr>
          <w:rFonts w:ascii="Times New Roman" w:eastAsia="Times New Roman" w:hAnsi="Times New Roman" w:cs="Times New Roman"/>
        </w:rPr>
        <w:t>saw a puppet interact with two actresses. The puppet shared saliva with the first actress by eating from the same orange slice. The puppet</w:t>
      </w:r>
      <w:r w:rsidR="008E59BE">
        <w:rPr>
          <w:rFonts w:ascii="Times New Roman" w:eastAsia="Times New Roman" w:hAnsi="Times New Roman" w:cs="Times New Roman"/>
        </w:rPr>
        <w:t xml:space="preserve"> shared a ball with the second actress but did not share saliva. </w:t>
      </w:r>
      <w:r w:rsidR="00CF25BC">
        <w:rPr>
          <w:rFonts w:ascii="Times New Roman" w:eastAsia="Times New Roman" w:hAnsi="Times New Roman" w:cs="Times New Roman"/>
        </w:rPr>
        <w:t>Infants then</w:t>
      </w:r>
      <w:r w:rsidR="008E59BE">
        <w:rPr>
          <w:rFonts w:ascii="Times New Roman" w:eastAsia="Times New Roman" w:hAnsi="Times New Roman" w:cs="Times New Roman"/>
        </w:rPr>
        <w:t xml:space="preserve"> saw the same puppet positioned between the two actresses on the screen. The puppet exhibited distress </w:t>
      </w:r>
      <w:r w:rsidR="000368FB">
        <w:rPr>
          <w:rFonts w:ascii="Times New Roman" w:eastAsia="Times New Roman" w:hAnsi="Times New Roman" w:cs="Times New Roman"/>
        </w:rPr>
        <w:t>by crying</w:t>
      </w:r>
      <w:r w:rsidR="008E59BE">
        <w:rPr>
          <w:rFonts w:ascii="Times New Roman" w:eastAsia="Times New Roman" w:hAnsi="Times New Roman" w:cs="Times New Roman"/>
        </w:rPr>
        <w:t>.</w:t>
      </w:r>
      <w:r w:rsidR="0046384C">
        <w:rPr>
          <w:rFonts w:ascii="Times New Roman" w:eastAsia="Times New Roman" w:hAnsi="Times New Roman" w:cs="Times New Roman"/>
        </w:rPr>
        <w:t xml:space="preserve">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w:t>
      </w:r>
      <w:r w:rsidR="00A06DE1">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should look </w:t>
      </w:r>
      <w:r w:rsidR="008E59BE">
        <w:rPr>
          <w:rFonts w:ascii="Times New Roman" w:eastAsia="Times New Roman" w:hAnsi="Times New Roman" w:cs="Times New Roman"/>
        </w:rPr>
        <w:t xml:space="preserve">first </w:t>
      </w:r>
      <w:r w:rsidR="0046384C">
        <w:rPr>
          <w:rFonts w:ascii="Times New Roman" w:eastAsia="Times New Roman" w:hAnsi="Times New Roman" w:cs="Times New Roman"/>
        </w:rPr>
        <w:t xml:space="preserve">and </w:t>
      </w:r>
      <w:r w:rsidR="008E59BE">
        <w:rPr>
          <w:rFonts w:ascii="Times New Roman" w:eastAsia="Times New Roman" w:hAnsi="Times New Roman" w:cs="Times New Roman"/>
        </w:rPr>
        <w:t xml:space="preserve">longest </w:t>
      </w:r>
      <w:r w:rsidR="0046384C">
        <w:rPr>
          <w:rFonts w:ascii="Times New Roman" w:eastAsia="Times New Roman" w:hAnsi="Times New Roman" w:cs="Times New Roman"/>
        </w:rPr>
        <w:t xml:space="preserve">at the actress </w:t>
      </w:r>
      <w:r w:rsidR="005D1D71">
        <w:rPr>
          <w:rFonts w:ascii="Times New Roman" w:eastAsia="Times New Roman" w:hAnsi="Times New Roman" w:cs="Times New Roman"/>
        </w:rPr>
        <w:t xml:space="preserve">who </w:t>
      </w:r>
      <w:r w:rsidR="0046384C">
        <w:rPr>
          <w:rFonts w:ascii="Times New Roman" w:eastAsia="Times New Roman" w:hAnsi="Times New Roman" w:cs="Times New Roman"/>
        </w:rPr>
        <w:t>ate from the same orange slice as the puppet</w:t>
      </w:r>
      <w:r w:rsidR="005D1D71">
        <w:rPr>
          <w:rFonts w:ascii="Times New Roman" w:eastAsia="Times New Roman" w:hAnsi="Times New Roman" w:cs="Times New Roman"/>
        </w:rPr>
        <w:t>—</w:t>
      </w:r>
      <w:r w:rsidR="008E59BE">
        <w:rPr>
          <w:rFonts w:ascii="Times New Roman" w:eastAsia="Times New Roman" w:hAnsi="Times New Roman" w:cs="Times New Roman"/>
        </w:rPr>
        <w:t>and t</w:t>
      </w:r>
      <w:r w:rsidR="0046384C">
        <w:rPr>
          <w:rFonts w:ascii="Times New Roman" w:eastAsia="Times New Roman" w:hAnsi="Times New Roman" w:cs="Times New Roman"/>
        </w:rPr>
        <w:t xml:space="preserve">his is </w:t>
      </w:r>
      <w:r w:rsidR="005D1D71">
        <w:rPr>
          <w:rFonts w:ascii="Times New Roman" w:eastAsia="Times New Roman" w:hAnsi="Times New Roman" w:cs="Times New Roman"/>
        </w:rPr>
        <w:t xml:space="preserve">exactly </w:t>
      </w:r>
      <w:r w:rsidR="0046384C">
        <w:rPr>
          <w:rFonts w:ascii="Times New Roman" w:eastAsia="Times New Roman" w:hAnsi="Times New Roman" w:cs="Times New Roman"/>
        </w:rPr>
        <w:t xml:space="preserve">what </w:t>
      </w:r>
      <w:r w:rsidR="008E59BE">
        <w:rPr>
          <w:rFonts w:ascii="Times New Roman" w:eastAsia="Times New Roman" w:hAnsi="Times New Roman" w:cs="Times New Roman"/>
        </w:rPr>
        <w:t>they</w:t>
      </w:r>
      <w:r w:rsidR="0046384C">
        <w:rPr>
          <w:rFonts w:ascii="Times New Roman" w:eastAsia="Times New Roman" w:hAnsi="Times New Roman" w:cs="Times New Roman"/>
        </w:rPr>
        <w:t xml:space="preserve"> found. </w:t>
      </w:r>
    </w:p>
    <w:p w14:paraId="4E23F2BA" w14:textId="0A786681" w:rsidR="0046384C" w:rsidRDefault="00F57650"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infants’ expectations were specific to previous saliva-sharing partners, rather than a general expectation that saliva-sharers comfort </w:t>
      </w:r>
      <w:r w:rsidR="0046384C" w:rsidRPr="003C0B14">
        <w:rPr>
          <w:rFonts w:ascii="Times New Roman" w:eastAsia="Times New Roman" w:hAnsi="Times New Roman" w:cs="Times New Roman"/>
          <w:i/>
          <w:iCs/>
        </w:rPr>
        <w:t>anyone</w:t>
      </w:r>
      <w:r w:rsidR="0046384C">
        <w:rPr>
          <w:rFonts w:ascii="Times New Roman" w:eastAsia="Times New Roman" w:hAnsi="Times New Roman" w:cs="Times New Roman"/>
        </w:rPr>
        <w:t xml:space="preserve"> in distress</w:t>
      </w:r>
      <w:r w:rsidR="00A06DE1">
        <w:rPr>
          <w:rFonts w:ascii="Times New Roman" w:eastAsia="Times New Roman" w:hAnsi="Times New Roman" w:cs="Times New Roman"/>
        </w:rPr>
        <w:t>, T</w:t>
      </w:r>
      <w:r w:rsidR="0046384C">
        <w:rPr>
          <w:rFonts w:ascii="Times New Roman" w:eastAsia="Times New Roman" w:hAnsi="Times New Roman" w:cs="Times New Roman"/>
        </w:rPr>
        <w:t xml:space="preserve">homas et al. (2022) </w:t>
      </w:r>
      <w:r>
        <w:rPr>
          <w:rFonts w:ascii="Times New Roman" w:eastAsia="Times New Roman" w:hAnsi="Times New Roman" w:cs="Times New Roman"/>
        </w:rPr>
        <w:t>repeated</w:t>
      </w:r>
      <w:r w:rsidR="00A06DE1">
        <w:rPr>
          <w:rFonts w:ascii="Times New Roman" w:eastAsia="Times New Roman" w:hAnsi="Times New Roman" w:cs="Times New Roman"/>
        </w:rPr>
        <w:t xml:space="preserve"> the initial study but replaced </w:t>
      </w:r>
      <w:r w:rsidR="0046384C">
        <w:rPr>
          <w:rFonts w:ascii="Times New Roman" w:eastAsia="Times New Roman" w:hAnsi="Times New Roman" w:cs="Times New Roman"/>
        </w:rPr>
        <w:t xml:space="preserve">the original puppet with a new puppet </w:t>
      </w:r>
      <w:r w:rsidR="00B54C74">
        <w:rPr>
          <w:rFonts w:ascii="Times New Roman" w:eastAsia="Times New Roman" w:hAnsi="Times New Roman" w:cs="Times New Roman"/>
        </w:rPr>
        <w:t xml:space="preserve">at the beginning of </w:t>
      </w:r>
      <w:r w:rsidR="0046384C">
        <w:rPr>
          <w:rFonts w:ascii="Times New Roman" w:eastAsia="Times New Roman" w:hAnsi="Times New Roman" w:cs="Times New Roman"/>
        </w:rPr>
        <w:t>the distress event</w:t>
      </w:r>
      <w:r w:rsidR="00A06DE1">
        <w:rPr>
          <w:rFonts w:ascii="Times New Roman" w:eastAsia="Times New Roman" w:hAnsi="Times New Roman" w:cs="Times New Roman"/>
        </w:rPr>
        <w:t xml:space="preserve"> (Experiment 2D)</w:t>
      </w:r>
      <w:r w:rsidR="0046384C">
        <w:rPr>
          <w:rFonts w:ascii="Times New Roman" w:eastAsia="Times New Roman" w:hAnsi="Times New Roman" w:cs="Times New Roman"/>
        </w:rPr>
        <w:t xml:space="preserve">. </w:t>
      </w:r>
      <w:r w:rsidR="00A06DE1">
        <w:rPr>
          <w:rFonts w:ascii="Times New Roman" w:eastAsia="Times New Roman" w:hAnsi="Times New Roman" w:cs="Times New Roman"/>
        </w:rPr>
        <w:t xml:space="preserve">When the new puppet was in distress, </w:t>
      </w:r>
      <w:r w:rsidR="0046384C">
        <w:rPr>
          <w:rFonts w:ascii="Times New Roman" w:eastAsia="Times New Roman" w:hAnsi="Times New Roman" w:cs="Times New Roman"/>
        </w:rPr>
        <w:t xml:space="preserve">infants looked equally long at both actresses. </w:t>
      </w:r>
      <w:r w:rsidR="00EF242E">
        <w:rPr>
          <w:rFonts w:ascii="Times New Roman" w:eastAsia="Times New Roman" w:hAnsi="Times New Roman" w:cs="Times New Roman"/>
        </w:rPr>
        <w:t>The findings from these two studies</w:t>
      </w:r>
      <w:r w:rsidR="00A06DE1">
        <w:rPr>
          <w:rFonts w:ascii="Times New Roman" w:eastAsia="Times New Roman" w:hAnsi="Times New Roman" w:cs="Times New Roman"/>
        </w:rPr>
        <w:t xml:space="preserve"> </w:t>
      </w:r>
      <w:r w:rsidR="00C54CAD">
        <w:rPr>
          <w:rFonts w:ascii="Times New Roman" w:eastAsia="Times New Roman" w:hAnsi="Times New Roman" w:cs="Times New Roman"/>
        </w:rPr>
        <w:t>suggest</w:t>
      </w:r>
      <w:r w:rsidR="0046384C">
        <w:rPr>
          <w:rFonts w:ascii="Times New Roman" w:eastAsia="Times New Roman" w:hAnsi="Times New Roman" w:cs="Times New Roman"/>
        </w:rPr>
        <w:t xml:space="preserve"> that infants expect saliva-sharers to comfort their saliva-sharing partners </w:t>
      </w:r>
      <w:r w:rsidR="00156EF7">
        <w:rPr>
          <w:rFonts w:ascii="Times New Roman" w:eastAsia="Times New Roman" w:hAnsi="Times New Roman" w:cs="Times New Roman"/>
        </w:rPr>
        <w:t>but not</w:t>
      </w:r>
      <w:r w:rsidR="0046384C">
        <w:rPr>
          <w:rFonts w:ascii="Times New Roman" w:eastAsia="Times New Roman" w:hAnsi="Times New Roman" w:cs="Times New Roman"/>
        </w:rPr>
        <w:t xml:space="preserve"> distressed individuals generally. </w:t>
      </w:r>
    </w:p>
    <w:p w14:paraId="5423A6EE" w14:textId="2C5207C6" w:rsidR="0046384C" w:rsidRDefault="00003428"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a third experiment</w:t>
      </w:r>
      <w:r w:rsidR="00F55B9F">
        <w:rPr>
          <w:rFonts w:ascii="Times New Roman" w:eastAsia="Times New Roman" w:hAnsi="Times New Roman" w:cs="Times New Roman"/>
        </w:rPr>
        <w:t xml:space="preserve"> (</w:t>
      </w:r>
      <w:r w:rsidR="0046384C">
        <w:rPr>
          <w:rFonts w:ascii="Times New Roman" w:eastAsia="Times New Roman" w:hAnsi="Times New Roman" w:cs="Times New Roman"/>
        </w:rPr>
        <w:t>Experiment 3B</w:t>
      </w:r>
      <w:r w:rsidR="00F55B9F">
        <w:rPr>
          <w:rFonts w:ascii="Times New Roman" w:eastAsia="Times New Roman" w:hAnsi="Times New Roman" w:cs="Times New Roman"/>
        </w:rPr>
        <w:t>)</w:t>
      </w:r>
      <w:r w:rsidR="0046384C" w:rsidRPr="007C6C81">
        <w:rPr>
          <w:rFonts w:ascii="Times New Roman" w:eastAsia="Times New Roman" w:hAnsi="Times New Roman" w:cs="Times New Roman"/>
        </w:rPr>
        <w:t>, Thomas et al. (2022)</w:t>
      </w:r>
      <w:r w:rsidR="0046384C">
        <w:rPr>
          <w:rFonts w:ascii="Times New Roman" w:eastAsia="Times New Roman" w:hAnsi="Times New Roman" w:cs="Times New Roman"/>
        </w:rPr>
        <w:t xml:space="preserve"> tested whether infants’ behavior in the previous experiments </w:t>
      </w:r>
      <w:r>
        <w:rPr>
          <w:rFonts w:ascii="Times New Roman" w:eastAsia="Times New Roman" w:hAnsi="Times New Roman" w:cs="Times New Roman"/>
        </w:rPr>
        <w:t xml:space="preserve">was specifically </w:t>
      </w:r>
      <w:r w:rsidR="0046384C">
        <w:rPr>
          <w:rFonts w:ascii="Times New Roman" w:eastAsia="Times New Roman" w:hAnsi="Times New Roman" w:cs="Times New Roman"/>
        </w:rPr>
        <w:t>due to</w:t>
      </w:r>
      <w:r w:rsidR="0046384C" w:rsidRPr="007C6C81">
        <w:rPr>
          <w:rFonts w:ascii="Times New Roman" w:eastAsia="Times New Roman" w:hAnsi="Times New Roman" w:cs="Times New Roman"/>
        </w:rPr>
        <w:t xml:space="preserve"> </w:t>
      </w:r>
      <w:r w:rsidR="0046384C">
        <w:rPr>
          <w:rFonts w:ascii="Times New Roman" w:eastAsia="Times New Roman" w:hAnsi="Times New Roman" w:cs="Times New Roman"/>
        </w:rPr>
        <w:t xml:space="preserve">saliva sharing </w:t>
      </w:r>
      <w:r>
        <w:rPr>
          <w:rFonts w:ascii="Times New Roman" w:eastAsia="Times New Roman" w:hAnsi="Times New Roman" w:cs="Times New Roman"/>
        </w:rPr>
        <w:t>(rather than food sharing)</w:t>
      </w:r>
      <w:r w:rsidR="0046384C">
        <w:rPr>
          <w:rFonts w:ascii="Times New Roman" w:eastAsia="Times New Roman" w:hAnsi="Times New Roman" w:cs="Times New Roman"/>
        </w:rPr>
        <w:t xml:space="preserve">. </w:t>
      </w:r>
      <w:r>
        <w:rPr>
          <w:rFonts w:ascii="Times New Roman" w:eastAsia="Times New Roman" w:hAnsi="Times New Roman" w:cs="Times New Roman"/>
        </w:rPr>
        <w:t>They showed</w:t>
      </w:r>
      <w:r w:rsidR="0046384C">
        <w:rPr>
          <w:rFonts w:ascii="Times New Roman" w:eastAsia="Times New Roman" w:hAnsi="Times New Roman" w:cs="Times New Roman"/>
        </w:rPr>
        <w:t xml:space="preserve"> infants a video </w:t>
      </w:r>
      <w:r>
        <w:rPr>
          <w:rFonts w:ascii="Times New Roman" w:eastAsia="Times New Roman" w:hAnsi="Times New Roman" w:cs="Times New Roman"/>
        </w:rPr>
        <w:t>of a</w:t>
      </w:r>
      <w:r w:rsidR="0046384C">
        <w:rPr>
          <w:rFonts w:ascii="Times New Roman" w:eastAsia="Times New Roman" w:hAnsi="Times New Roman" w:cs="Times New Roman"/>
        </w:rPr>
        <w:t xml:space="preserve"> central actress flanked by two puppets</w:t>
      </w:r>
      <w:r>
        <w:rPr>
          <w:rFonts w:ascii="Times New Roman" w:eastAsia="Times New Roman" w:hAnsi="Times New Roman" w:cs="Times New Roman"/>
        </w:rPr>
        <w:t xml:space="preserve">. First, the actress </w:t>
      </w:r>
      <w:r w:rsidR="0046384C">
        <w:rPr>
          <w:rFonts w:ascii="Times New Roman" w:eastAsia="Times New Roman" w:hAnsi="Times New Roman" w:cs="Times New Roman"/>
        </w:rPr>
        <w:t xml:space="preserve">placed her finger into her mouth, rotated it, and then placed it into one of the puppet’s mouths. </w:t>
      </w:r>
      <w:r w:rsidR="00EF242E" w:rsidRPr="00C54CAD">
        <w:rPr>
          <w:rFonts w:ascii="Times New Roman" w:eastAsia="Times New Roman" w:hAnsi="Times New Roman" w:cs="Times New Roman"/>
        </w:rPr>
        <w:t>Next,</w:t>
      </w:r>
      <w:r w:rsidRPr="00EF242E">
        <w:rPr>
          <w:rFonts w:ascii="Times New Roman" w:eastAsia="Times New Roman" w:hAnsi="Times New Roman" w:cs="Times New Roman"/>
        </w:rPr>
        <w:t xml:space="preserve"> t</w:t>
      </w:r>
      <w:r w:rsidR="0046384C" w:rsidRPr="00EF242E">
        <w:rPr>
          <w:rFonts w:ascii="Times New Roman" w:eastAsia="Times New Roman" w:hAnsi="Times New Roman" w:cs="Times New Roman"/>
        </w:rPr>
        <w:t>he actress placed</w:t>
      </w:r>
      <w:r w:rsidR="0046384C">
        <w:rPr>
          <w:rFonts w:ascii="Times New Roman" w:eastAsia="Times New Roman" w:hAnsi="Times New Roman" w:cs="Times New Roman"/>
        </w:rPr>
        <w:t xml:space="preserve">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w:t>
      </w:r>
      <w:r w:rsidR="002C0452">
        <w:rPr>
          <w:rFonts w:ascii="Times New Roman" w:eastAsia="Times New Roman" w:hAnsi="Times New Roman" w:cs="Times New Roman"/>
        </w:rPr>
        <w:t>,</w:t>
      </w:r>
      <w:r w:rsidR="00F55B9F">
        <w:rPr>
          <w:rFonts w:ascii="Times New Roman" w:eastAsia="Times New Roman" w:hAnsi="Times New Roman" w:cs="Times New Roman"/>
        </w:rPr>
        <w:t xml:space="preserve"> and Thomas et al. (2022) measured </w:t>
      </w:r>
      <w:r w:rsidR="0046384C">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w:t>
      </w:r>
      <w:r>
        <w:rPr>
          <w:rFonts w:ascii="Times New Roman" w:eastAsia="Times New Roman" w:hAnsi="Times New Roman" w:cs="Times New Roman"/>
        </w:rPr>
        <w:t xml:space="preserve">first </w:t>
      </w:r>
      <w:r w:rsidR="00F55B9F">
        <w:rPr>
          <w:rFonts w:ascii="Times New Roman" w:eastAsia="Times New Roman" w:hAnsi="Times New Roman" w:cs="Times New Roman"/>
        </w:rPr>
        <w:t xml:space="preserve">and </w:t>
      </w:r>
      <w:r>
        <w:rPr>
          <w:rFonts w:ascii="Times New Roman" w:eastAsia="Times New Roman" w:hAnsi="Times New Roman" w:cs="Times New Roman"/>
        </w:rPr>
        <w:t>longest</w:t>
      </w:r>
      <w:r w:rsidR="0046384C">
        <w:rPr>
          <w:rFonts w:ascii="Times New Roman" w:eastAsia="Times New Roman" w:hAnsi="Times New Roman" w:cs="Times New Roman"/>
        </w:rPr>
        <w:t xml:space="preserve">. Although infants’ first looks were split evenly between both puppets, </w:t>
      </w:r>
      <w:r w:rsidR="00636EC2">
        <w:rPr>
          <w:rFonts w:ascii="Times New Roman" w:eastAsia="Times New Roman" w:hAnsi="Times New Roman" w:cs="Times New Roman"/>
        </w:rPr>
        <w:t xml:space="preserve">infants </w:t>
      </w:r>
      <w:r w:rsidR="00EF242E">
        <w:rPr>
          <w:rFonts w:ascii="Times New Roman" w:eastAsia="Times New Roman" w:hAnsi="Times New Roman" w:cs="Times New Roman"/>
        </w:rPr>
        <w:t>looked</w:t>
      </w:r>
      <w:r w:rsidR="0046384C">
        <w:rPr>
          <w:rFonts w:ascii="Times New Roman" w:eastAsia="Times New Roman" w:hAnsi="Times New Roman" w:cs="Times New Roman"/>
        </w:rPr>
        <w:t xml:space="preserve"> longer at the puppet with whom the actress shared saliva. </w:t>
      </w:r>
      <w:r w:rsidR="0046384C" w:rsidRPr="00CB59D1">
        <w:rPr>
          <w:rFonts w:ascii="Times New Roman" w:eastAsia="Times New Roman" w:hAnsi="Times New Roman" w:cs="Times New Roman"/>
        </w:rPr>
        <w:t xml:space="preserve">Thomas et </w:t>
      </w:r>
      <w:r w:rsidR="0046384C" w:rsidRPr="00CB59D1">
        <w:rPr>
          <w:rFonts w:ascii="Times New Roman" w:eastAsia="Times New Roman" w:hAnsi="Times New Roman" w:cs="Times New Roman"/>
        </w:rPr>
        <w:lastRenderedPageBreak/>
        <w:t>al. (2022) interpreted these findings</w:t>
      </w:r>
      <w:r w:rsidR="0046384C">
        <w:rPr>
          <w:rFonts w:ascii="Times New Roman" w:eastAsia="Times New Roman" w:hAnsi="Times New Roman" w:cs="Times New Roman"/>
        </w:rPr>
        <w:t xml:space="preserve">—which were </w:t>
      </w:r>
      <w:r w:rsidR="00F149BE">
        <w:rPr>
          <w:rFonts w:ascii="Times New Roman" w:eastAsia="Times New Roman" w:hAnsi="Times New Roman" w:cs="Times New Roman"/>
        </w:rPr>
        <w:t xml:space="preserve">partially </w:t>
      </w:r>
      <w:r w:rsidR="0046384C">
        <w:rPr>
          <w:rFonts w:ascii="Times New Roman" w:eastAsia="Times New Roman" w:hAnsi="Times New Roman" w:cs="Times New Roman"/>
        </w:rPr>
        <w:t>replicated</w:t>
      </w:r>
      <w:r w:rsidR="00EF242E">
        <w:rPr>
          <w:rFonts w:ascii="Times New Roman" w:eastAsia="Times New Roman" w:hAnsi="Times New Roman" w:cs="Times New Roman"/>
        </w:rPr>
        <w:t xml:space="preserve"> by</w:t>
      </w:r>
      <w:r w:rsidR="00F149BE">
        <w:rPr>
          <w:rFonts w:ascii="Times New Roman" w:eastAsia="Times New Roman" w:hAnsi="Times New Roman" w:cs="Times New Roman"/>
        </w:rPr>
        <w:t xml:space="preserve"> Ciftci et al. (2025)—to mean</w:t>
      </w:r>
      <w:r w:rsidR="0046384C" w:rsidRPr="00CB59D1">
        <w:rPr>
          <w:rFonts w:ascii="Times New Roman" w:eastAsia="Times New Roman" w:hAnsi="Times New Roman" w:cs="Times New Roman"/>
        </w:rPr>
        <w:t xml:space="preserve"> that</w:t>
      </w:r>
      <w:r w:rsidR="0046384C">
        <w:rPr>
          <w:rFonts w:ascii="Times New Roman" w:eastAsia="Times New Roman" w:hAnsi="Times New Roman" w:cs="Times New Roman"/>
        </w:rPr>
        <w:t xml:space="preserve"> preverbal infants </w:t>
      </w:r>
      <w:r w:rsidR="00EF242E">
        <w:rPr>
          <w:rFonts w:ascii="Times New Roman" w:eastAsia="Times New Roman" w:hAnsi="Times New Roman" w:cs="Times New Roman"/>
        </w:rPr>
        <w:t xml:space="preserve">specifically </w:t>
      </w:r>
      <w:r w:rsidR="0046384C">
        <w:rPr>
          <w:rFonts w:ascii="Times New Roman" w:eastAsia="Times New Roman" w:hAnsi="Times New Roman" w:cs="Times New Roman"/>
        </w:rPr>
        <w:t xml:space="preserve">use saliva sharing </w:t>
      </w:r>
      <w:r w:rsidR="00636EC2">
        <w:rPr>
          <w:rFonts w:ascii="Times New Roman" w:eastAsia="Times New Roman" w:hAnsi="Times New Roman" w:cs="Times New Roman"/>
        </w:rPr>
        <w:t>to predict who should provide comfort to whom</w:t>
      </w:r>
      <w:r w:rsidR="002F406A">
        <w:rPr>
          <w:rFonts w:ascii="Times New Roman" w:eastAsia="Times New Roman" w:hAnsi="Times New Roman" w:cs="Times New Roman"/>
        </w:rPr>
        <w:t xml:space="preserve">. </w:t>
      </w:r>
    </w:p>
    <w:p w14:paraId="1FC29B69" w14:textId="77777777" w:rsidR="001E214E" w:rsidRDefault="001E214E" w:rsidP="0046384C">
      <w:pPr>
        <w:spacing w:line="480" w:lineRule="auto"/>
        <w:ind w:firstLine="720"/>
        <w:contextualSpacing/>
        <w:rPr>
          <w:rFonts w:ascii="Times New Roman" w:eastAsia="Times New Roman" w:hAnsi="Times New Roman" w:cs="Times New Roman"/>
        </w:rPr>
      </w:pPr>
    </w:p>
    <w:p w14:paraId="09172E2F" w14:textId="1CE1F614" w:rsidR="0046384C" w:rsidRDefault="0046384C" w:rsidP="0046384C">
      <w:pPr>
        <w:spacing w:line="480" w:lineRule="auto"/>
        <w:contextualSpacing/>
        <w:rPr>
          <w:rFonts w:ascii="Times New Roman" w:eastAsia="Times New Roman" w:hAnsi="Times New Roman" w:cs="Times New Roman"/>
        </w:rPr>
      </w:pPr>
      <w:commentRangeStart w:id="1"/>
      <w:commentRangeStart w:id="2"/>
      <w:commentRangeStart w:id="3"/>
      <w:r>
        <w:rPr>
          <w:rFonts w:ascii="Times New Roman" w:eastAsia="Times New Roman" w:hAnsi="Times New Roman" w:cs="Times New Roman"/>
          <w:b/>
          <w:bCs/>
        </w:rPr>
        <w:t>An associative learning account for how saliva sharing comes to indicate comfort</w:t>
      </w:r>
      <w:r>
        <w:rPr>
          <w:rFonts w:ascii="Times New Roman" w:eastAsia="Times New Roman" w:hAnsi="Times New Roman" w:cs="Times New Roman"/>
        </w:rPr>
        <w:t xml:space="preserve"> </w:t>
      </w:r>
      <w:commentRangeEnd w:id="1"/>
      <w:r w:rsidR="00694ED8">
        <w:rPr>
          <w:rStyle w:val="CommentReference"/>
        </w:rPr>
        <w:commentReference w:id="1"/>
      </w:r>
      <w:commentRangeEnd w:id="2"/>
      <w:r w:rsidR="00645980">
        <w:rPr>
          <w:rStyle w:val="CommentReference"/>
        </w:rPr>
        <w:commentReference w:id="2"/>
      </w:r>
      <w:commentRangeEnd w:id="3"/>
      <w:r w:rsidR="001E214E">
        <w:rPr>
          <w:rStyle w:val="CommentReference"/>
        </w:rPr>
        <w:commentReference w:id="3"/>
      </w:r>
    </w:p>
    <w:p w14:paraId="57532D43" w14:textId="113FC1F7" w:rsidR="00315005" w:rsidRDefault="0046384C" w:rsidP="001E214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41C52">
        <w:rPr>
          <w:rFonts w:ascii="Times New Roman" w:eastAsia="Times New Roman" w:hAnsi="Times New Roman" w:cs="Times New Roman"/>
        </w:rPr>
        <w:t xml:space="preserve">Although Thomas et al. (2022) suggest that there may be an evolutionary basis for the expectation that saliva-sharers comfort one another, they remain largely agnostic about its developmental origins. Here, our goal is to provide a mechanistic account of how saliva sharing comes to predict comfort. </w:t>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claim is that infants’ expectation</w:t>
      </w:r>
      <w:r w:rsidR="00635830">
        <w:rPr>
          <w:rFonts w:ascii="Times New Roman" w:eastAsia="Times New Roman" w:hAnsi="Times New Roman" w:cs="Times New Roman"/>
        </w:rPr>
        <w:t xml:space="preserve">s about </w:t>
      </w:r>
      <w:r w:rsidR="00E2499A">
        <w:rPr>
          <w:rFonts w:ascii="Times New Roman" w:eastAsia="Times New Roman" w:hAnsi="Times New Roman" w:cs="Times New Roman"/>
        </w:rPr>
        <w:t>thick relationships</w:t>
      </w:r>
      <w:r w:rsidR="00635830">
        <w:rPr>
          <w:rFonts w:ascii="Times New Roman" w:eastAsia="Times New Roman" w:hAnsi="Times New Roman" w:cs="Times New Roman"/>
        </w:rPr>
        <w:t xml:space="preserve"> are </w:t>
      </w:r>
      <w:r w:rsidRPr="00E24D95">
        <w:rPr>
          <w:rFonts w:ascii="Times New Roman" w:eastAsia="Times New Roman" w:hAnsi="Times New Roman" w:cs="Times New Roman"/>
        </w:rPr>
        <w:t xml:space="preserve">the product of </w:t>
      </w:r>
      <w:r w:rsidR="00635830">
        <w:rPr>
          <w:rFonts w:ascii="Times New Roman" w:eastAsia="Times New Roman" w:hAnsi="Times New Roman" w:cs="Times New Roman"/>
        </w:rPr>
        <w:t xml:space="preserve">their </w:t>
      </w:r>
      <w:r w:rsidRPr="00E24D95">
        <w:rPr>
          <w:rFonts w:ascii="Times New Roman" w:eastAsia="Times New Roman" w:hAnsi="Times New Roman" w:cs="Times New Roman"/>
        </w:rPr>
        <w:t>experiences</w:t>
      </w:r>
      <w:r w:rsidR="00315005">
        <w:rPr>
          <w:rFonts w:ascii="Times New Roman" w:eastAsia="Times New Roman" w:hAnsi="Times New Roman" w:cs="Times New Roman"/>
        </w:rPr>
        <w:t xml:space="preserve">. We propose that </w:t>
      </w:r>
      <w:r w:rsidRPr="00E24D95">
        <w:rPr>
          <w:rFonts w:ascii="Times New Roman" w:eastAsia="Times New Roman" w:hAnsi="Times New Roman" w:cs="Times New Roman"/>
        </w:rPr>
        <w:t xml:space="preserve">a domain-general associative learning mechanism </w:t>
      </w:r>
      <w:r w:rsidR="00E06E20" w:rsidRPr="003E1015">
        <w:rPr>
          <w:rFonts w:ascii="Times New Roman" w:eastAsia="Times New Roman" w:hAnsi="Times New Roman" w:cs="Times New Roman"/>
        </w:rPr>
        <w:t xml:space="preserve">links saliva sharing and comforting </w:t>
      </w:r>
      <w:r w:rsidR="00E06E20">
        <w:rPr>
          <w:rFonts w:ascii="Times New Roman" w:eastAsia="Times New Roman" w:hAnsi="Times New Roman" w:cs="Times New Roman"/>
        </w:rPr>
        <w:t>to a</w:t>
      </w:r>
      <w:r w:rsidR="00E06E20" w:rsidRPr="003E1015">
        <w:rPr>
          <w:rFonts w:ascii="Times New Roman" w:eastAsia="Times New Roman" w:hAnsi="Times New Roman" w:cs="Times New Roman"/>
        </w:rPr>
        <w:t xml:space="preserve"> common representation </w:t>
      </w:r>
      <w:r w:rsidR="00E06E20">
        <w:rPr>
          <w:rFonts w:ascii="Times New Roman" w:eastAsia="Times New Roman" w:hAnsi="Times New Roman" w:cs="Times New Roman"/>
        </w:rPr>
        <w:t xml:space="preserve">that supports bidirectional expectations such that each behavior predicts the other. </w:t>
      </w:r>
      <w:r w:rsidR="00D60554">
        <w:rPr>
          <w:rFonts w:ascii="Times New Roman" w:eastAsia="Times New Roman" w:hAnsi="Times New Roman" w:cs="Times New Roman"/>
        </w:rPr>
        <w:t>Put simply,</w:t>
      </w:r>
      <w:r w:rsidR="00CB2729">
        <w:rPr>
          <w:rFonts w:ascii="Times New Roman" w:eastAsia="Times New Roman" w:hAnsi="Times New Roman" w:cs="Times New Roman"/>
        </w:rPr>
        <w:t xml:space="preserve"> </w:t>
      </w:r>
      <w:r w:rsidR="006F6792">
        <w:rPr>
          <w:rFonts w:ascii="Times New Roman" w:eastAsia="Times New Roman" w:hAnsi="Times New Roman" w:cs="Times New Roman"/>
        </w:rPr>
        <w:t>infants</w:t>
      </w:r>
      <w:r w:rsidRPr="00E24D95">
        <w:rPr>
          <w:rFonts w:ascii="Times New Roman" w:eastAsia="Times New Roman" w:hAnsi="Times New Roman" w:cs="Times New Roman"/>
        </w:rPr>
        <w:t xml:space="preserve"> </w:t>
      </w:r>
      <w:r w:rsidR="006F6792">
        <w:rPr>
          <w:rFonts w:ascii="Times New Roman" w:eastAsia="Times New Roman" w:hAnsi="Times New Roman" w:cs="Times New Roman"/>
        </w:rPr>
        <w:t>learn from experience that</w:t>
      </w:r>
      <w:r w:rsidRPr="00E24D95">
        <w:rPr>
          <w:rFonts w:ascii="Times New Roman" w:eastAsia="Times New Roman" w:hAnsi="Times New Roman" w:cs="Times New Roman"/>
        </w:rPr>
        <w:t xml:space="preserve"> </w:t>
      </w:r>
      <w:r w:rsidR="00A96552">
        <w:rPr>
          <w:rFonts w:ascii="Times New Roman" w:eastAsia="Times New Roman" w:hAnsi="Times New Roman" w:cs="Times New Roman"/>
        </w:rPr>
        <w:t>the same individuals tend to share saliva and comfort one another during times of distress</w:t>
      </w:r>
      <w:r w:rsidR="00D60554">
        <w:rPr>
          <w:rFonts w:ascii="Times New Roman" w:eastAsia="Times New Roman" w:hAnsi="Times New Roman" w:cs="Times New Roman"/>
        </w:rPr>
        <w:t>.</w:t>
      </w:r>
      <w:r w:rsidRPr="00E24D95">
        <w:rPr>
          <w:rFonts w:ascii="Times New Roman" w:eastAsia="Times New Roman" w:hAnsi="Times New Roman" w:cs="Times New Roman"/>
        </w:rPr>
        <w:t xml:space="preserve"> </w:t>
      </w:r>
    </w:p>
    <w:p w14:paraId="595380D6" w14:textId="71C3E11B" w:rsidR="0046384C" w:rsidRDefault="00315005" w:rsidP="00D1558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 our account, a</w:t>
      </w:r>
      <w:r w:rsidR="0046384C" w:rsidRPr="00E24D95">
        <w:rPr>
          <w:rFonts w:ascii="Times New Roman" w:eastAsia="Times New Roman" w:hAnsi="Times New Roman" w:cs="Times New Roman"/>
        </w:rPr>
        <w:t>s infants repeatedly witness others sharing saliva, they gradually build a representation of those events</w:t>
      </w:r>
      <w:r w:rsidR="0046384C">
        <w:rPr>
          <w:rFonts w:ascii="Times New Roman" w:eastAsia="Times New Roman" w:hAnsi="Times New Roman" w:cs="Times New Roman"/>
        </w:rPr>
        <w:t xml:space="preserve">. </w:t>
      </w:r>
      <w:r w:rsidR="00A96552">
        <w:rPr>
          <w:rFonts w:ascii="Times New Roman" w:eastAsia="Times New Roman" w:hAnsi="Times New Roman" w:cs="Times New Roman"/>
        </w:rPr>
        <w:t xml:space="preserve">Here, “representation” refers to a pattern of activation across units in an associative, cognitive system that are elicited by different environmental events. </w:t>
      </w:r>
      <w:r w:rsidR="00645980">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representation </w:t>
      </w:r>
      <w:r w:rsidR="00D87E17">
        <w:rPr>
          <w:rFonts w:ascii="Times New Roman" w:eastAsia="Times New Roman" w:hAnsi="Times New Roman" w:cs="Times New Roman"/>
        </w:rPr>
        <w:t xml:space="preserve">of saliva sharing events </w:t>
      </w:r>
      <w:r w:rsidR="0046384C">
        <w:rPr>
          <w:rFonts w:ascii="Times New Roman" w:eastAsia="Times New Roman" w:hAnsi="Times New Roman" w:cs="Times New Roman"/>
        </w:rPr>
        <w:t>will include</w:t>
      </w:r>
      <w:r w:rsidR="0046384C" w:rsidRPr="00E24D95">
        <w:rPr>
          <w:rFonts w:ascii="Times New Roman" w:eastAsia="Times New Roman" w:hAnsi="Times New Roman" w:cs="Times New Roman"/>
        </w:rPr>
        <w:t xml:space="preserve"> information about who shared saliva with whom.</w:t>
      </w:r>
      <w:r w:rsidR="00CD32BA">
        <w:rPr>
          <w:rFonts w:ascii="Times New Roman" w:eastAsia="Times New Roman" w:hAnsi="Times New Roman" w:cs="Times New Roman"/>
        </w:rPr>
        <w:t xml:space="preserve"> Importantly, because the specific food items may vary from one saliva-sharing instance to the next, the association between</w:t>
      </w:r>
      <w:ins w:id="4" w:author="Benton, Deon" w:date="2025-10-25T11:12:00Z" w16du:dateUtc="2025-10-25T16:12:00Z">
        <w:r w:rsidR="00CF25BC">
          <w:rPr>
            <w:rFonts w:ascii="Times New Roman" w:eastAsia="Times New Roman" w:hAnsi="Times New Roman" w:cs="Times New Roman"/>
          </w:rPr>
          <w:t xml:space="preserve"> the act of</w:t>
        </w:r>
      </w:ins>
      <w:r w:rsidR="00CD32BA">
        <w:rPr>
          <w:rFonts w:ascii="Times New Roman" w:eastAsia="Times New Roman" w:hAnsi="Times New Roman" w:cs="Times New Roman"/>
        </w:rPr>
        <w:t xml:space="preserve"> saliva sharing and </w:t>
      </w:r>
      <w:commentRangeStart w:id="5"/>
      <w:commentRangeStart w:id="6"/>
      <w:r w:rsidR="00CD32BA">
        <w:rPr>
          <w:rFonts w:ascii="Times New Roman" w:eastAsia="Times New Roman" w:hAnsi="Times New Roman" w:cs="Times New Roman"/>
        </w:rPr>
        <w:t>th</w:t>
      </w:r>
      <w:r w:rsidR="00043690">
        <w:rPr>
          <w:rFonts w:ascii="Times New Roman" w:eastAsia="Times New Roman" w:hAnsi="Times New Roman" w:cs="Times New Roman"/>
        </w:rPr>
        <w:t>e representation</w:t>
      </w:r>
      <w:ins w:id="7" w:author="Benton, Deon" w:date="2025-10-24T15:52:00Z" w16du:dateUtc="2025-10-24T20:52:00Z">
        <w:r w:rsidR="00673E16">
          <w:rPr>
            <w:rFonts w:ascii="Times New Roman" w:eastAsia="Times New Roman" w:hAnsi="Times New Roman" w:cs="Times New Roman"/>
          </w:rPr>
          <w:t xml:space="preserve"> </w:t>
        </w:r>
      </w:ins>
      <w:r w:rsidR="00D1558A">
        <w:rPr>
          <w:rFonts w:ascii="Times New Roman" w:eastAsia="Times New Roman" w:hAnsi="Times New Roman" w:cs="Times New Roman"/>
        </w:rPr>
        <w:t>that is evoked by the</w:t>
      </w:r>
      <w:ins w:id="8" w:author="Benton, Deon" w:date="2025-10-24T15:52:00Z" w16du:dateUtc="2025-10-24T20:52:00Z">
        <w:r w:rsidR="00673E16">
          <w:rPr>
            <w:rFonts w:ascii="Times New Roman" w:eastAsia="Times New Roman" w:hAnsi="Times New Roman" w:cs="Times New Roman"/>
          </w:rPr>
          <w:t xml:space="preserve"> saliva sharing </w:t>
        </w:r>
      </w:ins>
      <w:r w:rsidR="00D1558A">
        <w:rPr>
          <w:rFonts w:ascii="Times New Roman" w:eastAsia="Times New Roman" w:hAnsi="Times New Roman" w:cs="Times New Roman"/>
        </w:rPr>
        <w:t>action</w:t>
      </w:r>
      <w:r w:rsidR="00043690">
        <w:rPr>
          <w:rFonts w:ascii="Times New Roman" w:eastAsia="Times New Roman" w:hAnsi="Times New Roman" w:cs="Times New Roman"/>
        </w:rPr>
        <w:t xml:space="preserve"> </w:t>
      </w:r>
      <w:commentRangeEnd w:id="5"/>
      <w:r w:rsidR="00645980">
        <w:rPr>
          <w:rStyle w:val="CommentReference"/>
        </w:rPr>
        <w:commentReference w:id="5"/>
      </w:r>
      <w:commentRangeEnd w:id="6"/>
      <w:r w:rsidR="00673E16">
        <w:rPr>
          <w:rStyle w:val="CommentReference"/>
        </w:rPr>
        <w:commentReference w:id="6"/>
      </w:r>
      <w:r w:rsidR="00043690">
        <w:rPr>
          <w:rFonts w:ascii="Times New Roman" w:eastAsia="Times New Roman" w:hAnsi="Times New Roman" w:cs="Times New Roman"/>
        </w:rPr>
        <w:t xml:space="preserve">will be stronger than that between any one food item and </w:t>
      </w:r>
      <w:commentRangeStart w:id="9"/>
      <w:commentRangeStart w:id="10"/>
      <w:r w:rsidR="00043690">
        <w:rPr>
          <w:rFonts w:ascii="Times New Roman" w:eastAsia="Times New Roman" w:hAnsi="Times New Roman" w:cs="Times New Roman"/>
        </w:rPr>
        <w:t>this</w:t>
      </w:r>
      <w:ins w:id="11" w:author="Benton, Deon" w:date="2025-10-24T15:53:00Z" w16du:dateUtc="2025-10-24T20:53:00Z">
        <w:r w:rsidR="00673E16">
          <w:rPr>
            <w:rFonts w:ascii="Times New Roman" w:eastAsia="Times New Roman" w:hAnsi="Times New Roman" w:cs="Times New Roman"/>
          </w:rPr>
          <w:t xml:space="preserve"> same</w:t>
        </w:r>
      </w:ins>
      <w:r w:rsidR="00043690">
        <w:rPr>
          <w:rFonts w:ascii="Times New Roman" w:eastAsia="Times New Roman" w:hAnsi="Times New Roman" w:cs="Times New Roman"/>
        </w:rPr>
        <w:t xml:space="preserve"> representation</w:t>
      </w:r>
      <w:commentRangeEnd w:id="9"/>
      <w:r w:rsidR="00645980">
        <w:rPr>
          <w:rStyle w:val="CommentReference"/>
        </w:rPr>
        <w:commentReference w:id="9"/>
      </w:r>
      <w:commentRangeEnd w:id="10"/>
      <w:r w:rsidR="005F057E">
        <w:rPr>
          <w:rStyle w:val="CommentReference"/>
        </w:rPr>
        <w:commentReference w:id="10"/>
      </w:r>
      <w:r w:rsidR="00043690">
        <w:rPr>
          <w:rFonts w:ascii="Times New Roman" w:eastAsia="Times New Roman" w:hAnsi="Times New Roman" w:cs="Times New Roman"/>
        </w:rPr>
        <w:t xml:space="preserve">. </w:t>
      </w:r>
      <w:r w:rsidR="0046384C" w:rsidRPr="00E24D95">
        <w:rPr>
          <w:rFonts w:ascii="Times New Roman" w:eastAsia="Times New Roman" w:hAnsi="Times New Roman" w:cs="Times New Roman"/>
        </w:rPr>
        <w:t xml:space="preserve">Second, as infants accrue experience </w:t>
      </w:r>
      <w:r w:rsidR="00645980">
        <w:rPr>
          <w:rFonts w:ascii="Times New Roman" w:eastAsia="Times New Roman" w:hAnsi="Times New Roman" w:cs="Times New Roman"/>
        </w:rPr>
        <w:t xml:space="preserve">with </w:t>
      </w:r>
      <w:r w:rsidR="0046384C" w:rsidRPr="00E24D95">
        <w:rPr>
          <w:rFonts w:ascii="Times New Roman" w:eastAsia="Times New Roman" w:hAnsi="Times New Roman" w:cs="Times New Roman"/>
        </w:rPr>
        <w:t>individuals comforting one another during moments of distress, they establish and build a parallel representation of those events.</w:t>
      </w:r>
      <w:r w:rsidR="0046384C">
        <w:rPr>
          <w:rFonts w:ascii="Times New Roman" w:eastAsia="Times New Roman" w:hAnsi="Times New Roman" w:cs="Times New Roman"/>
        </w:rPr>
        <w:t xml:space="preserve"> </w:t>
      </w:r>
    </w:p>
    <w:p w14:paraId="77A4DE64" w14:textId="35EF0558" w:rsidR="00567FD5"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lastRenderedPageBreak/>
        <w:t>Crucially,</w:t>
      </w:r>
      <w:r w:rsidR="00CD32BA">
        <w:rPr>
          <w:rFonts w:ascii="Times New Roman" w:eastAsia="Times New Roman" w:hAnsi="Times New Roman" w:cs="Times New Roman"/>
        </w:rPr>
        <w:t xml:space="preserve"> what enables these</w:t>
      </w:r>
      <w:r w:rsidR="00AA6835">
        <w:rPr>
          <w:rFonts w:ascii="Times New Roman" w:eastAsia="Times New Roman" w:hAnsi="Times New Roman" w:cs="Times New Roman"/>
        </w:rPr>
        <w:t xml:space="preserve"> separate representations </w:t>
      </w:r>
      <w:r w:rsidR="00CD32BA">
        <w:rPr>
          <w:rFonts w:ascii="Times New Roman" w:eastAsia="Times New Roman" w:hAnsi="Times New Roman" w:cs="Times New Roman"/>
        </w:rPr>
        <w:t>to merge into</w:t>
      </w:r>
      <w:r w:rsidR="00AA6835">
        <w:rPr>
          <w:rFonts w:ascii="Times New Roman" w:eastAsia="Times New Roman" w:hAnsi="Times New Roman" w:cs="Times New Roman"/>
        </w:rPr>
        <w:t xml:space="preserve"> a common one </w:t>
      </w:r>
      <w:r w:rsidR="00CD32BA">
        <w:rPr>
          <w:rFonts w:ascii="Times New Roman" w:eastAsia="Times New Roman" w:hAnsi="Times New Roman" w:cs="Times New Roman"/>
        </w:rPr>
        <w:t xml:space="preserve">is that the </w:t>
      </w:r>
      <w:r w:rsidRPr="00E24D95">
        <w:rPr>
          <w:rFonts w:ascii="Times New Roman" w:eastAsia="Times New Roman" w:hAnsi="Times New Roman" w:cs="Times New Roman"/>
        </w:rPr>
        <w:t xml:space="preserve">same individuals who engage in saliva sharing </w:t>
      </w:r>
      <w:r w:rsidR="00F31DC8">
        <w:rPr>
          <w:rFonts w:ascii="Times New Roman" w:eastAsia="Times New Roman" w:hAnsi="Times New Roman" w:cs="Times New Roman"/>
        </w:rPr>
        <w:t>also engage in comfort giving</w:t>
      </w:r>
      <w:r w:rsidRPr="00E24D95">
        <w:rPr>
          <w:rFonts w:ascii="Times New Roman" w:eastAsia="Times New Roman" w:hAnsi="Times New Roman" w:cs="Times New Roman"/>
        </w:rPr>
        <w:t xml:space="preserve">. </w:t>
      </w:r>
      <w:r w:rsidR="00D1558A">
        <w:rPr>
          <w:rFonts w:ascii="Times New Roman" w:eastAsia="Times New Roman" w:hAnsi="Times New Roman" w:cs="Times New Roman"/>
        </w:rPr>
        <w:t>Specifically, w</w:t>
      </w:r>
      <w:r w:rsidR="00D1558A" w:rsidRPr="00E24D95">
        <w:rPr>
          <w:rFonts w:ascii="Times New Roman" w:eastAsia="Times New Roman" w:hAnsi="Times New Roman" w:cs="Times New Roman"/>
        </w:rPr>
        <w:t xml:space="preserve">hen </w:t>
      </w:r>
      <w:r w:rsidRPr="00E24D95">
        <w:rPr>
          <w:rFonts w:ascii="Times New Roman" w:eastAsia="Times New Roman" w:hAnsi="Times New Roman" w:cs="Times New Roman"/>
        </w:rPr>
        <w:t xml:space="preserve">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during a comforting event</w:t>
      </w:r>
      <w:r w:rsidRPr="00E24D95">
        <w:rPr>
          <w:rFonts w:ascii="Times New Roman" w:eastAsia="Times New Roman" w:hAnsi="Times New Roman" w:cs="Times New Roman"/>
        </w:rPr>
        <w:t xml:space="preserve">, </w:t>
      </w:r>
      <w:r w:rsidR="00AA6835">
        <w:rPr>
          <w:rFonts w:ascii="Times New Roman" w:eastAsia="Times New Roman" w:hAnsi="Times New Roman" w:cs="Times New Roman"/>
        </w:rPr>
        <w:t>the presence of the saliva sharer activates the representation of saliva sharing</w:t>
      </w:r>
      <w:r w:rsidR="0032017A">
        <w:rPr>
          <w:rFonts w:ascii="Times New Roman" w:eastAsia="Times New Roman" w:hAnsi="Times New Roman" w:cs="Times New Roman"/>
        </w:rPr>
        <w:t>.</w:t>
      </w:r>
      <w:r w:rsidR="00AA6835">
        <w:rPr>
          <w:rFonts w:ascii="Times New Roman" w:eastAsia="Times New Roman" w:hAnsi="Times New Roman" w:cs="Times New Roman"/>
        </w:rPr>
        <w:t xml:space="preserve"> </w:t>
      </w:r>
      <w:r w:rsidR="0032017A">
        <w:rPr>
          <w:rFonts w:ascii="Times New Roman" w:eastAsia="Times New Roman" w:hAnsi="Times New Roman" w:cs="Times New Roman"/>
        </w:rPr>
        <w:t xml:space="preserve">While </w:t>
      </w:r>
      <w:r w:rsidR="00306937">
        <w:rPr>
          <w:rFonts w:ascii="Times New Roman" w:eastAsia="Times New Roman" w:hAnsi="Times New Roman" w:cs="Times New Roman"/>
        </w:rPr>
        <w:t>the saliva sharing representation</w:t>
      </w:r>
      <w:r w:rsidR="0032017A">
        <w:rPr>
          <w:rFonts w:ascii="Times New Roman" w:eastAsia="Times New Roman" w:hAnsi="Times New Roman" w:cs="Times New Roman"/>
        </w:rPr>
        <w:t xml:space="preserve"> is active</w:t>
      </w:r>
      <w:r w:rsidR="00306937">
        <w:rPr>
          <w:rFonts w:ascii="Times New Roman" w:eastAsia="Times New Roman" w:hAnsi="Times New Roman" w:cs="Times New Roman"/>
        </w:rPr>
        <w:t xml:space="preserve"> because the individuals that shared saliva are also present during comforting</w:t>
      </w:r>
      <w:r w:rsidR="00C16DFD">
        <w:rPr>
          <w:rFonts w:ascii="Times New Roman" w:eastAsia="Times New Roman" w:hAnsi="Times New Roman" w:cs="Times New Roman"/>
        </w:rPr>
        <w:t xml:space="preserve"> and thus evoke the saliva-sharing representation</w:t>
      </w:r>
      <w:r w:rsidR="00AA6835">
        <w:rPr>
          <w:rFonts w:ascii="Times New Roman" w:eastAsia="Times New Roman" w:hAnsi="Times New Roman" w:cs="Times New Roman"/>
        </w:rPr>
        <w:t>,</w:t>
      </w:r>
      <w:r w:rsidRPr="00E24D95">
        <w:rPr>
          <w:rFonts w:ascii="Times New Roman" w:eastAsia="Times New Roman" w:hAnsi="Times New Roman" w:cs="Times New Roman"/>
        </w:rPr>
        <w:t xml:space="preserve"> </w:t>
      </w:r>
      <w:r w:rsidR="00D1558A">
        <w:rPr>
          <w:rFonts w:ascii="Times New Roman" w:eastAsia="Times New Roman" w:hAnsi="Times New Roman" w:cs="Times New Roman"/>
        </w:rPr>
        <w:t>information that is experienced during comforting that was not experienced during saliva sharing</w:t>
      </w:r>
      <w:r w:rsidR="00CF25BC">
        <w:rPr>
          <w:rFonts w:ascii="Times New Roman" w:eastAsia="Times New Roman" w:hAnsi="Times New Roman" w:cs="Times New Roman"/>
        </w:rPr>
        <w:t>—</w:t>
      </w:r>
      <w:r w:rsidR="00D1558A">
        <w:rPr>
          <w:rFonts w:ascii="Times New Roman" w:eastAsia="Times New Roman" w:hAnsi="Times New Roman" w:cs="Times New Roman"/>
        </w:rPr>
        <w:t>namely, the sight of comfort giving</w:t>
      </w:r>
      <w:r w:rsidR="00CF25BC">
        <w:rPr>
          <w:rFonts w:ascii="Times New Roman" w:eastAsia="Times New Roman" w:hAnsi="Times New Roman" w:cs="Times New Roman"/>
        </w:rPr>
        <w:t xml:space="preserve"> itself—</w:t>
      </w:r>
      <w:r w:rsidRPr="00E24D95">
        <w:rPr>
          <w:rFonts w:ascii="Times New Roman" w:eastAsia="Times New Roman" w:hAnsi="Times New Roman" w:cs="Times New Roman"/>
        </w:rPr>
        <w:t xml:space="preserve">are incorporated into </w:t>
      </w:r>
      <w:r w:rsidR="00645980">
        <w:rPr>
          <w:rFonts w:ascii="Times New Roman" w:eastAsia="Times New Roman" w:hAnsi="Times New Roman" w:cs="Times New Roman"/>
        </w:rPr>
        <w:t xml:space="preserve">the </w:t>
      </w:r>
      <w:r w:rsidR="00C16DFD">
        <w:rPr>
          <w:rFonts w:ascii="Times New Roman" w:eastAsia="Times New Roman" w:hAnsi="Times New Roman" w:cs="Times New Roman"/>
        </w:rPr>
        <w:t xml:space="preserve">evoked </w:t>
      </w:r>
      <w:r w:rsidR="00645980">
        <w:rPr>
          <w:rFonts w:ascii="Times New Roman" w:eastAsia="Times New Roman" w:hAnsi="Times New Roman" w:cs="Times New Roman"/>
        </w:rPr>
        <w:t xml:space="preserve">saliva sharing </w:t>
      </w:r>
      <w:r w:rsidR="00C16DFD">
        <w:rPr>
          <w:rFonts w:ascii="Times New Roman" w:eastAsia="Times New Roman" w:hAnsi="Times New Roman" w:cs="Times New Roman"/>
        </w:rPr>
        <w:t>representation.</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w:t>
      </w:r>
      <w:r w:rsidR="00567FD5">
        <w:rPr>
          <w:rFonts w:ascii="Times New Roman" w:eastAsia="Times New Roman" w:hAnsi="Times New Roman" w:cs="Times New Roman"/>
        </w:rPr>
        <w:t xml:space="preserve">is that infants’ expectations about </w:t>
      </w:r>
      <w:r w:rsidR="00645980">
        <w:rPr>
          <w:rFonts w:ascii="Times New Roman" w:eastAsia="Times New Roman" w:hAnsi="Times New Roman" w:cs="Times New Roman"/>
        </w:rPr>
        <w:t xml:space="preserve">saliva sharing and comforting </w:t>
      </w:r>
      <w:r w:rsidR="0072336B">
        <w:rPr>
          <w:rFonts w:ascii="Times New Roman" w:eastAsia="Times New Roman" w:hAnsi="Times New Roman" w:cs="Times New Roman"/>
        </w:rPr>
        <w:t>actions</w:t>
      </w:r>
      <w:r w:rsidR="00567FD5">
        <w:rPr>
          <w:rFonts w:ascii="Times New Roman" w:eastAsia="Times New Roman" w:hAnsi="Times New Roman" w:cs="Times New Roman"/>
        </w:rPr>
        <w:t xml:space="preserve"> should </w:t>
      </w:r>
      <w:r w:rsidR="00D87E17">
        <w:rPr>
          <w:rFonts w:ascii="Times New Roman" w:eastAsia="Times New Roman" w:hAnsi="Times New Roman" w:cs="Times New Roman"/>
        </w:rPr>
        <w:t>be bidirectional such that saliva sharing predicts comfort, and comfort predicts saliva sharing. Note that</w:t>
      </w:r>
      <w:r w:rsidR="00D87E17" w:rsidRPr="00E24D95">
        <w:rPr>
          <w:rFonts w:ascii="Times New Roman" w:eastAsia="Times New Roman" w:hAnsi="Times New Roman" w:cs="Times New Roman"/>
        </w:rPr>
        <w:t xml:space="preserve"> our account assumes that infants can track the identity of individuals across space and time</w:t>
      </w:r>
      <w:r w:rsidR="00D87E17">
        <w:rPr>
          <w:rFonts w:ascii="Times New Roman" w:eastAsia="Times New Roman" w:hAnsi="Times New Roman" w:cs="Times New Roman"/>
        </w:rPr>
        <w:t xml:space="preserve">. Because prior work shows that </w:t>
      </w:r>
      <w:r w:rsidR="00D87E17" w:rsidRPr="00E24D95">
        <w:rPr>
          <w:rFonts w:ascii="Times New Roman" w:eastAsia="Times New Roman" w:hAnsi="Times New Roman" w:cs="Times New Roman"/>
        </w:rPr>
        <w:t>that this capacity emerges between 6 and 12 months of age (</w:t>
      </w:r>
      <w:proofErr w:type="spellStart"/>
      <w:r w:rsidR="00D87E17" w:rsidRPr="00E24D95">
        <w:rPr>
          <w:rFonts w:ascii="Times New Roman" w:eastAsia="Times New Roman" w:hAnsi="Times New Roman" w:cs="Times New Roman"/>
        </w:rPr>
        <w:t>Káldy</w:t>
      </w:r>
      <w:proofErr w:type="spellEnd"/>
      <w:r w:rsidR="00D87E17" w:rsidRPr="00E24D95">
        <w:rPr>
          <w:rFonts w:ascii="Times New Roman" w:eastAsia="Times New Roman" w:hAnsi="Times New Roman" w:cs="Times New Roman"/>
        </w:rPr>
        <w:t xml:space="preserve"> &amp; Leslie, 2003, 2005; Kibbe &amp; Leslie, 2011, 2013, 2016)</w:t>
      </w:r>
      <w:r w:rsidR="00D87E17">
        <w:rPr>
          <w:rFonts w:ascii="Times New Roman" w:eastAsia="Times New Roman" w:hAnsi="Times New Roman" w:cs="Times New Roman"/>
        </w:rPr>
        <w:t xml:space="preserve">, and the infants </w:t>
      </w:r>
      <w:r w:rsidR="00D87E17" w:rsidRPr="00E24D95">
        <w:rPr>
          <w:rFonts w:ascii="Times New Roman" w:eastAsia="Times New Roman" w:hAnsi="Times New Roman" w:cs="Times New Roman"/>
        </w:rPr>
        <w:t xml:space="preserve">tested in Thomas et al. (2022) </w:t>
      </w:r>
      <w:r w:rsidR="00D87E17">
        <w:rPr>
          <w:rFonts w:ascii="Times New Roman" w:eastAsia="Times New Roman" w:hAnsi="Times New Roman" w:cs="Times New Roman"/>
        </w:rPr>
        <w:t>fall</w:t>
      </w:r>
      <w:r w:rsidR="00D87E17" w:rsidRPr="00E24D95">
        <w:rPr>
          <w:rFonts w:ascii="Times New Roman" w:eastAsia="Times New Roman" w:hAnsi="Times New Roman" w:cs="Times New Roman"/>
        </w:rPr>
        <w:t xml:space="preserve"> within this range</w:t>
      </w:r>
      <w:r w:rsidR="00D87E17">
        <w:rPr>
          <w:rFonts w:ascii="Times New Roman" w:eastAsia="Times New Roman" w:hAnsi="Times New Roman" w:cs="Times New Roman"/>
        </w:rPr>
        <w:t>, we contend that this is a reasonable assumption.</w:t>
      </w:r>
      <w:r w:rsidR="00D87E17" w:rsidRPr="00E24D95">
        <w:rPr>
          <w:rFonts w:ascii="Times New Roman" w:eastAsia="Times New Roman" w:hAnsi="Times New Roman" w:cs="Times New Roman"/>
        </w:rPr>
        <w:t xml:space="preserve"> </w:t>
      </w:r>
    </w:p>
    <w:p w14:paraId="70B5FEA6" w14:textId="2DB5FAC5" w:rsidR="0046384C" w:rsidRDefault="002527BE"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6384C" w:rsidRPr="00E24D95">
        <w:rPr>
          <w:rFonts w:ascii="Times New Roman" w:eastAsia="Times New Roman" w:hAnsi="Times New Roman" w:cs="Times New Roman"/>
        </w:rPr>
        <w:t>n the next section</w:t>
      </w:r>
      <w:r w:rsidR="00AB1E85">
        <w:rPr>
          <w:rFonts w:ascii="Times New Roman" w:eastAsia="Times New Roman" w:hAnsi="Times New Roman" w:cs="Times New Roman"/>
        </w:rPr>
        <w:t>,</w:t>
      </w:r>
      <w:r w:rsidR="0046384C" w:rsidRPr="00E24D95">
        <w:rPr>
          <w:rFonts w:ascii="Times New Roman" w:eastAsia="Times New Roman" w:hAnsi="Times New Roman" w:cs="Times New Roman"/>
        </w:rPr>
        <w:t xml:space="preserve"> we present a connectionist computational model that instantiates </w:t>
      </w:r>
      <w:r>
        <w:rPr>
          <w:rFonts w:ascii="Times New Roman" w:eastAsia="Times New Roman" w:hAnsi="Times New Roman" w:cs="Times New Roman"/>
        </w:rPr>
        <w:t xml:space="preserve">this account. </w:t>
      </w:r>
      <w:r w:rsidR="0046384C">
        <w:rPr>
          <w:rFonts w:ascii="Times New Roman" w:eastAsia="Times New Roman" w:hAnsi="Times New Roman" w:cs="Times New Roman"/>
        </w:rPr>
        <w:t xml:space="preserve">Across </w:t>
      </w:r>
      <w:r w:rsidR="008D00AC">
        <w:rPr>
          <w:rFonts w:ascii="Times New Roman" w:eastAsia="Times New Roman" w:hAnsi="Times New Roman" w:cs="Times New Roman"/>
        </w:rPr>
        <w:t xml:space="preserve">three </w:t>
      </w:r>
      <w:r w:rsidR="00B93B44">
        <w:rPr>
          <w:rFonts w:ascii="Times New Roman" w:eastAsia="Times New Roman" w:hAnsi="Times New Roman" w:cs="Times New Roman"/>
        </w:rPr>
        <w:t>simulations</w:t>
      </w:r>
      <w:r w:rsidR="0046384C">
        <w:rPr>
          <w:rFonts w:ascii="Times New Roman" w:eastAsia="Times New Roman" w:hAnsi="Times New Roman" w:cs="Times New Roman"/>
        </w:rPr>
        <w:t xml:space="preserve">, we show that </w:t>
      </w:r>
      <w:r>
        <w:rPr>
          <w:rFonts w:ascii="Times New Roman" w:eastAsia="Times New Roman" w:hAnsi="Times New Roman" w:cs="Times New Roman"/>
        </w:rPr>
        <w:t>our model</w:t>
      </w:r>
      <w:r w:rsidR="0046384C">
        <w:rPr>
          <w:rFonts w:ascii="Times New Roman" w:eastAsia="Times New Roman" w:hAnsi="Times New Roman" w:cs="Times New Roman"/>
        </w:rPr>
        <w:t xml:space="preserve"> explain</w:t>
      </w:r>
      <w:r>
        <w:rPr>
          <w:rFonts w:ascii="Times New Roman" w:eastAsia="Times New Roman" w:hAnsi="Times New Roman" w:cs="Times New Roman"/>
        </w:rPr>
        <w:t>s</w:t>
      </w:r>
      <w:r w:rsidR="0046384C">
        <w:rPr>
          <w:rFonts w:ascii="Times New Roman" w:eastAsia="Times New Roman" w:hAnsi="Times New Roman" w:cs="Times New Roman"/>
        </w:rPr>
        <w:t xml:space="preserve"> infants’ looking responses in Thomas et al. (2022)</w:t>
      </w:r>
      <w:r w:rsidR="00B93B44">
        <w:rPr>
          <w:rFonts w:ascii="Times New Roman" w:eastAsia="Times New Roman" w:hAnsi="Times New Roman" w:cs="Times New Roman"/>
        </w:rPr>
        <w:t xml:space="preserve"> (Simulation 1)</w:t>
      </w:r>
      <w:r w:rsidR="00CF25BC">
        <w:rPr>
          <w:rFonts w:ascii="Times New Roman" w:eastAsia="Times New Roman" w:hAnsi="Times New Roman" w:cs="Times New Roman"/>
        </w:rPr>
        <w:t xml:space="preserve"> and</w:t>
      </w:r>
      <w:r w:rsidR="008D00AC">
        <w:rPr>
          <w:rFonts w:ascii="Times New Roman" w:eastAsia="Times New Roman" w:hAnsi="Times New Roman" w:cs="Times New Roman"/>
        </w:rPr>
        <w:t xml:space="preserve"> </w:t>
      </w:r>
      <w:r w:rsidR="005865EC">
        <w:rPr>
          <w:rFonts w:ascii="Times New Roman" w:eastAsia="Times New Roman" w:hAnsi="Times New Roman" w:cs="Times New Roman"/>
        </w:rPr>
        <w:t xml:space="preserve">implies that infants may hold bidirectional expectations about the link between </w:t>
      </w:r>
      <w:r w:rsidR="001660C9">
        <w:rPr>
          <w:rFonts w:ascii="Times New Roman" w:eastAsia="Times New Roman" w:hAnsi="Times New Roman" w:cs="Times New Roman"/>
        </w:rPr>
        <w:t>saliva</w:t>
      </w:r>
      <w:r w:rsidR="005865EC">
        <w:rPr>
          <w:rFonts w:ascii="Times New Roman" w:eastAsia="Times New Roman" w:hAnsi="Times New Roman" w:cs="Times New Roman"/>
        </w:rPr>
        <w:t xml:space="preserve"> sharing and </w:t>
      </w:r>
      <w:r w:rsidR="001660C9">
        <w:rPr>
          <w:rFonts w:ascii="Times New Roman" w:eastAsia="Times New Roman" w:hAnsi="Times New Roman" w:cs="Times New Roman"/>
        </w:rPr>
        <w:t xml:space="preserve">comfort </w:t>
      </w:r>
      <w:r w:rsidR="00B93B44">
        <w:rPr>
          <w:rFonts w:ascii="Times New Roman" w:eastAsia="Times New Roman" w:hAnsi="Times New Roman" w:cs="Times New Roman"/>
        </w:rPr>
        <w:t>(Simulation 2)</w:t>
      </w:r>
      <w:r w:rsidR="00CF25BC">
        <w:rPr>
          <w:rFonts w:ascii="Times New Roman" w:eastAsia="Times New Roman" w:hAnsi="Times New Roman" w:cs="Times New Roman"/>
        </w:rPr>
        <w:t xml:space="preserve"> that grows in strength</w:t>
      </w:r>
      <w:r w:rsidR="008D00AC">
        <w:rPr>
          <w:rFonts w:ascii="Times New Roman" w:eastAsia="Times New Roman" w:hAnsi="Times New Roman" w:cs="Times New Roman"/>
        </w:rPr>
        <w:t xml:space="preserve"> with experience (Simulation 3). </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lastRenderedPageBreak/>
        <w:t>Network Architecture</w:t>
      </w:r>
    </w:p>
    <w:p w14:paraId="67CACD70" w14:textId="1806DD4E"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sidR="004F2399">
        <w:rPr>
          <w:rFonts w:ascii="Times New Roman" w:hAnsi="Times New Roman" w:cs="Times New Roman"/>
        </w:rPr>
        <w:t>875</w:t>
      </w:r>
      <w:r w:rsidRPr="001547A5">
        <w:rPr>
          <w:rFonts w:ascii="Times New Roman" w:hAnsi="Times New Roman" w:cs="Times New Roman"/>
        </w:rPr>
        <w:t>)</w:t>
      </w:r>
      <w:r>
        <w:rPr>
          <w:rFonts w:ascii="Times New Roman" w:hAnsi="Times New Roman" w:cs="Times New Roman"/>
        </w:rPr>
        <w:t xml:space="preserve">. </w:t>
      </w:r>
    </w:p>
    <w:p w14:paraId="6A382EEE" w14:textId="38979463" w:rsidR="0046384C" w:rsidRPr="005D5DBB" w:rsidRDefault="004751AD" w:rsidP="0046384C">
      <w:pPr>
        <w:keepNext/>
        <w:spacing w:line="240" w:lineRule="auto"/>
        <w:contextualSpacing/>
      </w:pPr>
      <w:r>
        <w:rPr>
          <w:noProof/>
          <w:sz w:val="16"/>
          <w:szCs w:val="16"/>
        </w:rPr>
        <w:drawing>
          <wp:inline distT="0" distB="0" distL="0" distR="0" wp14:anchorId="58BFBEFE" wp14:editId="04B30B21">
            <wp:extent cx="5943600" cy="4192905"/>
            <wp:effectExtent l="0" t="0" r="0" b="0"/>
            <wp:docPr id="1331348666" name="Picture 1" descr="A diagram of a diagram of a variety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8666" name="Picture 1" descr="A diagram of a diagram of a variety of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commentRangeStart w:id="12"/>
      <w:commentRangeStart w:id="13"/>
      <w:commentRangeEnd w:id="12"/>
      <w:r w:rsidR="00DD2922">
        <w:rPr>
          <w:rStyle w:val="CommentReference"/>
        </w:rPr>
        <w:commentReference w:id="12"/>
      </w:r>
      <w:commentRangeEnd w:id="13"/>
      <w:r w:rsidR="00673E16">
        <w:rPr>
          <w:rStyle w:val="CommentReference"/>
        </w:rPr>
        <w:commentReference w:id="13"/>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CF25BC">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 xml:space="preserve">The input and output groups are identical. The input groups are written in bold. The model consisted of </w:t>
      </w:r>
      <w:r w:rsidR="00CD7C5B">
        <w:rPr>
          <w:rFonts w:ascii="Times New Roman" w:hAnsi="Times New Roman" w:cs="Times New Roman"/>
          <w:color w:val="000000" w:themeColor="text1"/>
        </w:rPr>
        <w:t xml:space="preserve">10 </w:t>
      </w:r>
      <w:r w:rsidR="0046384C">
        <w:rPr>
          <w:rFonts w:ascii="Times New Roman" w:hAnsi="Times New Roman" w:cs="Times New Roman"/>
          <w:color w:val="000000" w:themeColor="text1"/>
        </w:rPr>
        <w:t>structurally identical input and output groups: People Left/Right, Saliva Sharing Left/Right</w:t>
      </w:r>
      <w:del w:id="14" w:author="Hoch, Justine" w:date="2025-10-23T15:48:00Z" w16du:dateUtc="2025-10-23T20:48:00Z">
        <w:r w:rsidR="0046384C" w:rsidDel="008D00AC">
          <w:rPr>
            <w:rFonts w:ascii="Times New Roman" w:hAnsi="Times New Roman" w:cs="Times New Roman"/>
            <w:color w:val="000000" w:themeColor="text1"/>
          </w:rPr>
          <w:delText xml:space="preserve"> Identity</w:delText>
        </w:r>
      </w:del>
      <w:r w:rsidR="0046384C">
        <w:rPr>
          <w:rFonts w:ascii="Times New Roman" w:hAnsi="Times New Roman" w:cs="Times New Roman"/>
          <w:color w:val="000000" w:themeColor="text1"/>
        </w:rPr>
        <w:t>, Comforting Left/Right</w:t>
      </w:r>
      <w:del w:id="15" w:author="Hoch, Justine" w:date="2025-10-23T15:48:00Z" w16du:dateUtc="2025-10-23T20:48:00Z">
        <w:r w:rsidR="0046384C" w:rsidDel="008D00AC">
          <w:rPr>
            <w:rFonts w:ascii="Times New Roman" w:hAnsi="Times New Roman" w:cs="Times New Roman"/>
            <w:color w:val="000000" w:themeColor="text1"/>
          </w:rPr>
          <w:delText xml:space="preserve"> Identity</w:delText>
        </w:r>
      </w:del>
      <w:r w:rsidR="0046384C">
        <w:rPr>
          <w:rFonts w:ascii="Times New Roman" w:hAnsi="Times New Roman" w:cs="Times New Roman"/>
          <w:color w:val="000000" w:themeColor="text1"/>
        </w:rPr>
        <w:t>, Comforting Action, Distressed Action,</w:t>
      </w:r>
      <w:r w:rsidR="00E76EAB">
        <w:rPr>
          <w:rFonts w:ascii="Times New Roman" w:hAnsi="Times New Roman" w:cs="Times New Roman"/>
          <w:color w:val="000000" w:themeColor="text1"/>
        </w:rPr>
        <w:t xml:space="preserve"> Food Item</w:t>
      </w:r>
      <w:r w:rsidR="00760F22">
        <w:rPr>
          <w:rFonts w:ascii="Times New Roman" w:hAnsi="Times New Roman" w:cs="Times New Roman"/>
          <w:color w:val="000000" w:themeColor="text1"/>
        </w:rPr>
        <w:t>,</w:t>
      </w:r>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4F9B66D5"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units, 30 hidden units, and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output units. The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and output units were divided into </w:t>
      </w:r>
      <w:r w:rsidR="00043690">
        <w:rPr>
          <w:rFonts w:ascii="Times New Roman" w:eastAsia="Times New Roman" w:hAnsi="Times New Roman" w:cs="Times New Roman"/>
        </w:rPr>
        <w:t xml:space="preserve">10 </w:t>
      </w:r>
      <w:r>
        <w:rPr>
          <w:rFonts w:ascii="Times New Roman" w:eastAsia="Times New Roman" w:hAnsi="Times New Roman" w:cs="Times New Roman"/>
        </w:rPr>
        <w:t xml:space="preserve">groups of </w:t>
      </w:r>
      <w:proofErr w:type="gramStart"/>
      <w:r>
        <w:rPr>
          <w:rFonts w:ascii="Times New Roman" w:eastAsia="Times New Roman" w:hAnsi="Times New Roman" w:cs="Times New Roman"/>
        </w:rPr>
        <w:lastRenderedPageBreak/>
        <w:t>units—</w:t>
      </w:r>
      <w:proofErr w:type="gramEnd"/>
      <w:r>
        <w:rPr>
          <w:rFonts w:ascii="Times New Roman" w:eastAsia="Times New Roman" w:hAnsi="Times New Roman" w:cs="Times New Roman"/>
        </w:rPr>
        <w:t xml:space="preserve">the output groups were identical to the input groups. These groups—along with the number of units that </w:t>
      </w:r>
      <w:proofErr w:type="gramStart"/>
      <w:r>
        <w:rPr>
          <w:rFonts w:ascii="Times New Roman" w:eastAsia="Times New Roman" w:hAnsi="Times New Roman" w:cs="Times New Roman"/>
        </w:rPr>
        <w:t>comprised them—</w:t>
      </w:r>
      <w:proofErr w:type="gramEnd"/>
      <w:r>
        <w:rPr>
          <w:rFonts w:ascii="Times New Roman" w:eastAsia="Times New Roman" w:hAnsi="Times New Roman" w:cs="Times New Roman"/>
        </w:rPr>
        <w:t xml:space="preserve">are shown in Figure 1.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property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property from its action, it was possible for the model to </w:t>
      </w:r>
      <w:r w:rsidRPr="00592881">
        <w:rPr>
          <w:rFonts w:ascii="Times New Roman" w:eastAsia="Times New Roman" w:hAnsi="Times New Roman" w:cs="Times New Roman"/>
        </w:rPr>
        <w:t xml:space="preserve">represent 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 xml:space="preserve">engages in comforting. </w:t>
      </w:r>
      <w:r w:rsidR="008D00AC">
        <w:rPr>
          <w:rFonts w:ascii="Times New Roman" w:eastAsia="Times New Roman" w:hAnsi="Times New Roman" w:cs="Times New Roman"/>
        </w:rPr>
        <w:t xml:space="preserve">For </w:t>
      </w:r>
      <w:r>
        <w:rPr>
          <w:rFonts w:ascii="Times New Roman" w:eastAsia="Times New Roman" w:hAnsi="Times New Roman" w:cs="Times New Roman"/>
        </w:rPr>
        <w:t xml:space="preserve">each input group, the model’s task was to activate in the output layer exactly those units that were active in the input layer. </w:t>
      </w:r>
      <w:r w:rsidR="008D00AC">
        <w:rPr>
          <w:rFonts w:ascii="Times New Roman" w:eastAsia="Times New Roman" w:hAnsi="Times New Roman" w:cs="Times New Roman"/>
        </w:rPr>
        <w:t>L</w:t>
      </w:r>
      <w:r>
        <w:rPr>
          <w:rFonts w:ascii="Times New Roman" w:eastAsia="Times New Roman" w:hAnsi="Times New Roman" w:cs="Times New Roman"/>
        </w:rPr>
        <w:t xml:space="preserve">ocalist representations—in which a single unit represented a single concept—were adopted for each group to simplify the interpretation and analysis of the model. </w:t>
      </w:r>
      <w:r w:rsidR="008D00AC">
        <w:rPr>
          <w:rFonts w:ascii="Times New Roman" w:eastAsia="Times New Roman" w:hAnsi="Times New Roman" w:cs="Times New Roman"/>
        </w:rPr>
        <w:t>A</w:t>
      </w:r>
      <w:r>
        <w:rPr>
          <w:rFonts w:ascii="Times New Roman" w:eastAsia="Times New Roman" w:hAnsi="Times New Roman" w:cs="Times New Roman"/>
        </w:rPr>
        <w:t xml:space="preserve">lthough the names of the groups and features were conceptually laden (e.g., Distressed Action), we do not intend to suggest that infants see these features in a semantically meaningful or rich way. We use these terms simply to make it easier to understand the structure of the model. </w:t>
      </w:r>
      <w:r w:rsidR="008D00AC">
        <w:rPr>
          <w:rFonts w:ascii="Times New Roman" w:eastAsia="Times New Roman" w:hAnsi="Times New Roman" w:cs="Times New Roman"/>
        </w:rPr>
        <w:t>Finally,</w:t>
      </w:r>
      <w:r>
        <w:rPr>
          <w:rFonts w:ascii="Times New Roman" w:eastAsia="Times New Roman" w:hAnsi="Times New Roman" w:cs="Times New Roman"/>
        </w:rPr>
        <w:t xml:space="preserve"> because saliva/non-saliva sharing and comforting/non-comforting necessarily occur between two people, it was always the case in the current simulation that the model saw two people (i.e., at all points a single unit was turned on in the People Left</w:t>
      </w:r>
      <w:r w:rsidR="00FC776D">
        <w:rPr>
          <w:rFonts w:ascii="Times New Roman" w:eastAsia="Times New Roman" w:hAnsi="Times New Roman" w:cs="Times New Roman"/>
        </w:rPr>
        <w:t>/</w:t>
      </w:r>
      <w:r>
        <w:rPr>
          <w:rFonts w:ascii="Times New Roman" w:eastAsia="Times New Roman" w:hAnsi="Times New Roman" w:cs="Times New Roman"/>
        </w:rPr>
        <w:t>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21AEF7E1"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commentRangeStart w:id="16"/>
      <w:commentRangeStart w:id="17"/>
      <w:commentRangeStart w:id="18"/>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00CF25BC">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 pretraining events used to approximate infants’ everyday experience with saliva sharing, comforting, and distress, including events that link these actions. </w:t>
      </w:r>
      <w:commentRangeEnd w:id="16"/>
      <w:r w:rsidR="008A78BA">
        <w:rPr>
          <w:rStyle w:val="CommentReference"/>
          <w:i w:val="0"/>
          <w:iCs w:val="0"/>
          <w:color w:val="auto"/>
        </w:rPr>
        <w:commentReference w:id="16"/>
      </w:r>
      <w:commentRangeEnd w:id="17"/>
      <w:r w:rsidR="00F63706">
        <w:rPr>
          <w:rStyle w:val="CommentReference"/>
          <w:i w:val="0"/>
          <w:iCs w:val="0"/>
          <w:color w:val="auto"/>
        </w:rPr>
        <w:commentReference w:id="17"/>
      </w:r>
      <w:commentRangeEnd w:id="18"/>
      <w:r w:rsidR="008B0729">
        <w:rPr>
          <w:rStyle w:val="CommentReference"/>
          <w:i w:val="0"/>
          <w:iCs w:val="0"/>
          <w:color w:val="auto"/>
        </w:rPr>
        <w:commentReference w:id="18"/>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Only</w:t>
            </w:r>
          </w:p>
        </w:tc>
        <w:tc>
          <w:tcPr>
            <w:tcW w:w="3832" w:type="dxa"/>
            <w:tcBorders>
              <w:top w:val="single" w:sz="4" w:space="0" w:color="auto"/>
              <w:left w:val="nil"/>
              <w:bottom w:val="nil"/>
              <w:right w:val="nil"/>
            </w:tcBorders>
          </w:tcPr>
          <w:p w14:paraId="2C57AAF1" w14:textId="74F64C78"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r w:rsidR="002A18EE">
              <w:rPr>
                <w:rFonts w:ascii="Times New Roman" w:eastAsia="Times New Roman" w:hAnsi="Times New Roman" w:cs="Times New Roman"/>
              </w:rPr>
              <w:t xml:space="preserve"> via different foods</w:t>
            </w:r>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Saliva Sharing + Comfort + Distress</w:t>
            </w:r>
          </w:p>
        </w:tc>
        <w:tc>
          <w:tcPr>
            <w:tcW w:w="3832" w:type="dxa"/>
            <w:tcBorders>
              <w:top w:val="nil"/>
              <w:left w:val="nil"/>
              <w:bottom w:val="nil"/>
              <w:right w:val="nil"/>
            </w:tcBorders>
          </w:tcPr>
          <w:p w14:paraId="556978EE" w14:textId="4F89643E" w:rsidR="0046384C" w:rsidRDefault="0046384C" w:rsidP="00326BB5">
            <w:pPr>
              <w:spacing w:line="480" w:lineRule="auto"/>
              <w:contextualSpacing/>
              <w:rPr>
                <w:rFonts w:ascii="Times New Roman" w:eastAsia="Times New Roman" w:hAnsi="Times New Roman" w:cs="Times New Roman"/>
              </w:rPr>
            </w:pPr>
            <w:del w:id="19" w:author="Benton, Deon" w:date="2025-10-24T15:45:00Z" w16du:dateUtc="2025-10-24T20:45:00Z">
              <w:r w:rsidDel="008B0729">
                <w:rPr>
                  <w:rFonts w:ascii="Times New Roman" w:eastAsia="Times New Roman" w:hAnsi="Times New Roman" w:cs="Times New Roman"/>
                </w:rPr>
                <w:delText>One individual</w:delText>
              </w:r>
            </w:del>
            <w:ins w:id="20" w:author="Benton, Deon" w:date="2025-10-24T15:45:00Z" w16du:dateUtc="2025-10-24T20:45:00Z">
              <w:r w:rsidR="008B0729">
                <w:rPr>
                  <w:rFonts w:ascii="Times New Roman" w:eastAsia="Times New Roman" w:hAnsi="Times New Roman" w:cs="Times New Roman"/>
                </w:rPr>
                <w:t>Former saliva sharer</w:t>
              </w:r>
            </w:ins>
            <w:r>
              <w:rPr>
                <w:rFonts w:ascii="Times New Roman" w:eastAsia="Times New Roman" w:hAnsi="Times New Roman" w:cs="Times New Roman"/>
              </w:rPr>
              <w:t xml:space="preserve"> comforts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Only </w:t>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 </w:t>
            </w:r>
            <w:proofErr w:type="gramStart"/>
            <w:r>
              <w:rPr>
                <w:rFonts w:ascii="Times New Roman" w:eastAsia="Times New Roman" w:hAnsi="Times New Roman" w:cs="Times New Roman"/>
              </w:rPr>
              <w:t>Non-Comfort</w:t>
            </w:r>
            <w:proofErr w:type="gramEnd"/>
            <w:r>
              <w:rPr>
                <w:rFonts w:ascii="Times New Roman" w:eastAsia="Times New Roman" w:hAnsi="Times New Roman" w:cs="Times New Roman"/>
              </w:rPr>
              <w:t xml:space="preserve">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77777777" w:rsidR="0046384C" w:rsidRDefault="0046384C" w:rsidP="00326BB5">
            <w:pPr>
              <w:spacing w:line="480" w:lineRule="auto"/>
              <w:contextualSpacing/>
              <w:rPr>
                <w:rFonts w:ascii="Times New Roman" w:eastAsia="Times New Roman" w:hAnsi="Times New Roman" w:cs="Times New Roman"/>
              </w:rPr>
            </w:pPr>
            <w:commentRangeStart w:id="21"/>
            <w:commentRangeStart w:id="22"/>
            <w:r>
              <w:rPr>
                <w:rFonts w:ascii="Times New Roman" w:eastAsia="Times New Roman" w:hAnsi="Times New Roman" w:cs="Times New Roman"/>
              </w:rPr>
              <w:t>Comfort + Saliva Sharing</w:t>
            </w:r>
            <w:commentRangeEnd w:id="21"/>
            <w:r w:rsidR="00F63706">
              <w:rPr>
                <w:rStyle w:val="CommentReference"/>
              </w:rPr>
              <w:commentReference w:id="21"/>
            </w:r>
            <w:commentRangeEnd w:id="22"/>
            <w:r w:rsidR="008B0729">
              <w:rPr>
                <w:rStyle w:val="CommentReference"/>
              </w:rPr>
              <w:commentReference w:id="22"/>
            </w:r>
          </w:p>
        </w:tc>
        <w:tc>
          <w:tcPr>
            <w:tcW w:w="3832" w:type="dxa"/>
            <w:tcBorders>
              <w:top w:val="nil"/>
              <w:left w:val="nil"/>
              <w:bottom w:val="nil"/>
              <w:right w:val="nil"/>
            </w:tcBorders>
          </w:tcPr>
          <w:p w14:paraId="5511E380" w14:textId="48F4DB12"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r w:rsidR="002A18EE">
              <w:rPr>
                <w:rFonts w:ascii="Times New Roman" w:eastAsia="Times New Roman" w:hAnsi="Times New Roman" w:cs="Times New Roman"/>
              </w:rPr>
              <w:t xml:space="preserve"> via different foods</w:t>
            </w:r>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5C12CEB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5052DD00"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phase—which approximated infants’ real-world experience—lasted from anywhere between 600 and 800 epochs, in increments of 100. Different numbers of epochs were used to ensure that the network’s performance was not idiosyncratic to the length of the pretraining phase</w:t>
      </w:r>
      <w:r w:rsidR="00043690">
        <w:rPr>
          <w:rFonts w:ascii="Times New Roman" w:eastAsia="Times New Roman" w:hAnsi="Times New Roman" w:cs="Times New Roman"/>
        </w:rPr>
        <w:t xml:space="preserve">, </w:t>
      </w:r>
      <w:commentRangeStart w:id="23"/>
      <w:commentRangeStart w:id="24"/>
      <w:r w:rsidR="00043690">
        <w:rPr>
          <w:rFonts w:ascii="Times New Roman" w:eastAsia="Times New Roman" w:hAnsi="Times New Roman" w:cs="Times New Roman"/>
        </w:rPr>
        <w:t xml:space="preserve">and different food items were used in each saliva sharing event to instantiate </w:t>
      </w:r>
      <w:r w:rsidR="00043690">
        <w:rPr>
          <w:rFonts w:ascii="Times New Roman" w:eastAsia="Times New Roman" w:hAnsi="Times New Roman" w:cs="Times New Roman"/>
        </w:rPr>
        <w:lastRenderedPageBreak/>
        <w:t>the idea that the crucial link is between saliva sharing</w:t>
      </w:r>
      <w:r w:rsidR="00771581">
        <w:rPr>
          <w:rFonts w:ascii="Times New Roman" w:eastAsia="Times New Roman" w:hAnsi="Times New Roman" w:cs="Times New Roman"/>
        </w:rPr>
        <w:t xml:space="preserve"> and comforting rather than between food sharing and comforting</w:t>
      </w:r>
      <w:commentRangeEnd w:id="23"/>
      <w:r w:rsidR="00645E48">
        <w:rPr>
          <w:rStyle w:val="CommentReference"/>
        </w:rPr>
        <w:commentReference w:id="23"/>
      </w:r>
      <w:commentRangeEnd w:id="24"/>
      <w:r w:rsidR="00D26A93">
        <w:rPr>
          <w:rStyle w:val="CommentReference"/>
        </w:rPr>
        <w:commentReference w:id="24"/>
      </w:r>
      <w:r>
        <w:rPr>
          <w:rFonts w:ascii="Times New Roman" w:eastAsia="Times New Roman" w:hAnsi="Times New Roman" w:cs="Times New Roman"/>
        </w:rPr>
        <w:t xml:space="preserve">. Networks experienced eight kinds of events during training (Table 1).  A unique combination of people was shown in each instance. These events instantiated our assumptions about the kinds of real-world, saliva sharing and comforting experience that influenced infants’ looking behaviors in Thomas et al. (2022). 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1AD6DB84"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The conditions corresponded, respectively, to Experiments 2B, 2D, and 3B in Thomas et al. (2022). A “participant” corresponded to an untrained model who</w:t>
      </w:r>
      <w:r w:rsidR="005162E0">
        <w:rPr>
          <w:rFonts w:ascii="Times New Roman" w:eastAsia="Times New Roman" w:hAnsi="Times New Roman" w:cs="Times New Roman"/>
        </w:rPr>
        <w:t>se</w:t>
      </w:r>
      <w:r>
        <w:rPr>
          <w:rFonts w:ascii="Times New Roman" w:eastAsia="Times New Roman" w:hAnsi="Times New Roman" w:cs="Times New Roman"/>
        </w:rPr>
        <w:t xml:space="preserve"> weights were initialized to small</w:t>
      </w:r>
      <w:r w:rsidR="00CF25BC">
        <w:rPr>
          <w:rFonts w:ascii="Times New Roman" w:eastAsia="Times New Roman" w:hAnsi="Times New Roman" w:cs="Times New Roman"/>
        </w:rPr>
        <w:t>,</w:t>
      </w:r>
      <w:r>
        <w:rPr>
          <w:rFonts w:ascii="Times New Roman" w:eastAsia="Times New Roman" w:hAnsi="Times New Roman" w:cs="Times New Roman"/>
        </w:rPr>
        <w:t xml:space="preserve"> random values (sampled uniformly between ±0.1). </w:t>
      </w:r>
      <w:commentRangeStart w:id="25"/>
      <w:commentRangeStart w:id="26"/>
      <w:r w:rsidR="00D87694">
        <w:rPr>
          <w:rFonts w:ascii="Times New Roman" w:eastAsia="Times New Roman" w:hAnsi="Times New Roman" w:cs="Times New Roman"/>
        </w:rPr>
        <w:t>Note that</w:t>
      </w:r>
      <w:r>
        <w:rPr>
          <w:rFonts w:ascii="Times New Roman" w:eastAsia="Times New Roman" w:hAnsi="Times New Roman" w:cs="Times New Roman"/>
        </w:rPr>
        <w:t xml:space="preserve"> Condition 3 </w:t>
      </w:r>
      <w:r w:rsidR="007D369E">
        <w:rPr>
          <w:rFonts w:ascii="Times New Roman" w:eastAsia="Times New Roman" w:hAnsi="Times New Roman" w:cs="Times New Roman"/>
        </w:rPr>
        <w:t>was identical to Condition</w:t>
      </w:r>
      <w:r w:rsidR="00D87694">
        <w:rPr>
          <w:rFonts w:ascii="Times New Roman" w:eastAsia="Times New Roman" w:hAnsi="Times New Roman" w:cs="Times New Roman"/>
        </w:rPr>
        <w:t>s</w:t>
      </w:r>
      <w:r w:rsidR="007D369E">
        <w:rPr>
          <w:rFonts w:ascii="Times New Roman" w:eastAsia="Times New Roman" w:hAnsi="Times New Roman" w:cs="Times New Roman"/>
        </w:rPr>
        <w:t xml:space="preserve"> 1</w:t>
      </w:r>
      <w:r w:rsidR="00D87694">
        <w:rPr>
          <w:rFonts w:ascii="Times New Roman" w:eastAsia="Times New Roman" w:hAnsi="Times New Roman" w:cs="Times New Roman"/>
        </w:rPr>
        <w:t xml:space="preserve"> and 2</w:t>
      </w:r>
      <w:r w:rsidR="007D369E">
        <w:rPr>
          <w:rFonts w:ascii="Times New Roman" w:eastAsia="Times New Roman" w:hAnsi="Times New Roman" w:cs="Times New Roman"/>
        </w:rPr>
        <w:t xml:space="preserve"> except that food information was missing (as was the case in Thomas et al., 2022)</w:t>
      </w:r>
      <w:r>
        <w:rPr>
          <w:rFonts w:ascii="Times New Roman" w:eastAsia="Times New Roman" w:hAnsi="Times New Roman" w:cs="Times New Roman"/>
        </w:rPr>
        <w:t>.</w:t>
      </w:r>
      <w:commentRangeEnd w:id="25"/>
      <w:r w:rsidR="00645E48">
        <w:rPr>
          <w:rStyle w:val="CommentReference"/>
        </w:rPr>
        <w:commentReference w:id="25"/>
      </w:r>
      <w:commentRangeEnd w:id="26"/>
      <w:r w:rsidR="00D26A93">
        <w:rPr>
          <w:rStyle w:val="CommentReference"/>
        </w:rPr>
        <w:commentReference w:id="26"/>
      </w:r>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r w:rsidR="006A4336">
        <w:rPr>
          <w:rFonts w:ascii="Times New Roman" w:eastAsia="Times New Roman" w:hAnsi="Times New Roman" w:cs="Times New Roman"/>
        </w:rPr>
        <w:t xml:space="preserve"> </w:t>
      </w:r>
      <w:r>
        <w:rPr>
          <w:rFonts w:ascii="Times New Roman" w:eastAsia="Times New Roman" w:hAnsi="Times New Roman" w:cs="Times New Roman"/>
        </w:rPr>
        <w:t>an event in which</w:t>
      </w:r>
      <w:r w:rsidR="00C10932">
        <w:rPr>
          <w:rFonts w:ascii="Times New Roman" w:eastAsia="Times New Roman" w:hAnsi="Times New Roman" w:cs="Times New Roman"/>
        </w:rPr>
        <w:t xml:space="preserve"> </w:t>
      </w:r>
      <w:r w:rsidR="00F465EC">
        <w:rPr>
          <w:rFonts w:ascii="Times New Roman" w:eastAsia="Times New Roman" w:hAnsi="Times New Roman" w:cs="Times New Roman"/>
        </w:rPr>
        <w:t>food sharing occurred between a</w:t>
      </w:r>
      <w:r w:rsidR="00C10932">
        <w:rPr>
          <w:rFonts w:ascii="Times New Roman" w:eastAsia="Times New Roman" w:hAnsi="Times New Roman" w:cs="Times New Roman"/>
        </w:rPr>
        <w:t xml:space="preserve"> central character </w:t>
      </w:r>
      <w:r w:rsidR="00694ED8">
        <w:rPr>
          <w:rFonts w:ascii="Times New Roman" w:eastAsia="Times New Roman" w:hAnsi="Times New Roman" w:cs="Times New Roman"/>
        </w:rPr>
        <w:t xml:space="preserve">and another individual and </w:t>
      </w:r>
      <w:r w:rsidR="00F465EC">
        <w:rPr>
          <w:rFonts w:ascii="Times New Roman" w:eastAsia="Times New Roman" w:hAnsi="Times New Roman" w:cs="Times New Roman"/>
        </w:rPr>
        <w:t xml:space="preserve">an event in which non-food sharing occurred between the </w:t>
      </w:r>
      <w:r w:rsidR="00C10932">
        <w:rPr>
          <w:rFonts w:ascii="Times New Roman" w:eastAsia="Times New Roman" w:hAnsi="Times New Roman" w:cs="Times New Roman"/>
        </w:rPr>
        <w:t xml:space="preserve">same central </w:t>
      </w:r>
      <w:r w:rsidR="00F465EC">
        <w:rPr>
          <w:rFonts w:ascii="Times New Roman" w:eastAsia="Times New Roman" w:hAnsi="Times New Roman" w:cs="Times New Roman"/>
        </w:rPr>
        <w:t xml:space="preserve">and </w:t>
      </w:r>
      <w:r w:rsidR="00694ED8">
        <w:rPr>
          <w:rFonts w:ascii="Times New Roman" w:eastAsia="Times New Roman" w:hAnsi="Times New Roman" w:cs="Times New Roman"/>
        </w:rPr>
        <w:t xml:space="preserve">a </w:t>
      </w:r>
      <w:r w:rsidR="00C10932">
        <w:rPr>
          <w:rFonts w:ascii="Times New Roman" w:eastAsia="Times New Roman" w:hAnsi="Times New Roman" w:cs="Times New Roman"/>
        </w:rPr>
        <w:t xml:space="preserve">second individual. </w:t>
      </w:r>
      <w:r w:rsidR="00A72940">
        <w:rPr>
          <w:rFonts w:ascii="Times New Roman" w:eastAsia="Times New Roman" w:hAnsi="Times New Roman" w:cs="Times New Roman"/>
        </w:rPr>
        <w:t>Because</w:t>
      </w:r>
      <w:r w:rsidR="00F465EC">
        <w:rPr>
          <w:rFonts w:ascii="Times New Roman" w:eastAsia="Times New Roman" w:hAnsi="Times New Roman" w:cs="Times New Roman"/>
        </w:rPr>
        <w:t xml:space="preserve"> our theory </w:t>
      </w:r>
      <w:r w:rsidR="00C33424">
        <w:rPr>
          <w:rFonts w:ascii="Times New Roman" w:eastAsia="Times New Roman" w:hAnsi="Times New Roman" w:cs="Times New Roman"/>
        </w:rPr>
        <w:t xml:space="preserve">does not specify </w:t>
      </w:r>
      <w:r w:rsidR="00D26863">
        <w:rPr>
          <w:rFonts w:ascii="Times New Roman" w:eastAsia="Times New Roman" w:hAnsi="Times New Roman" w:cs="Times New Roman"/>
        </w:rPr>
        <w:t xml:space="preserve">whether the critical link between saliva sharing and comfort depends on </w:t>
      </w:r>
      <w:r w:rsidR="00C33424">
        <w:rPr>
          <w:rFonts w:ascii="Times New Roman" w:eastAsia="Times New Roman" w:hAnsi="Times New Roman" w:cs="Times New Roman"/>
        </w:rPr>
        <w:t xml:space="preserve">who </w:t>
      </w:r>
      <w:r w:rsidR="00D26863">
        <w:rPr>
          <w:rFonts w:ascii="Times New Roman" w:eastAsia="Times New Roman" w:hAnsi="Times New Roman" w:cs="Times New Roman"/>
        </w:rPr>
        <w:t>shared versus received saliva</w:t>
      </w:r>
      <w:r w:rsidR="00C33424">
        <w:rPr>
          <w:rFonts w:ascii="Times New Roman" w:eastAsia="Times New Roman" w:hAnsi="Times New Roman" w:cs="Times New Roman"/>
        </w:rPr>
        <w:t xml:space="preserve">, </w:t>
      </w:r>
      <w:r w:rsidR="00D26863">
        <w:rPr>
          <w:rFonts w:ascii="Times New Roman" w:eastAsia="Times New Roman" w:hAnsi="Times New Roman" w:cs="Times New Roman"/>
        </w:rPr>
        <w:t>we did not model the direction of sharing</w:t>
      </w:r>
      <w:r w:rsidR="00C33424">
        <w:rPr>
          <w:rFonts w:ascii="Times New Roman" w:eastAsia="Times New Roman" w:hAnsi="Times New Roman" w:cs="Times New Roman"/>
        </w:rPr>
        <w:t xml:space="preserve">. </w:t>
      </w:r>
      <w:r w:rsidR="00AD2D26">
        <w:rPr>
          <w:rFonts w:ascii="Times New Roman" w:eastAsia="Times New Roman" w:hAnsi="Times New Roman" w:cs="Times New Roman"/>
        </w:rPr>
        <w:t>This explains why</w:t>
      </w:r>
      <w:r w:rsidR="00D26863">
        <w:rPr>
          <w:rFonts w:ascii="Times New Roman" w:eastAsia="Times New Roman" w:hAnsi="Times New Roman" w:cs="Times New Roman"/>
        </w:rPr>
        <w:t xml:space="preserve"> we describe the events in general terms rather than in terms of who shared and received saliva. </w:t>
      </w:r>
      <w:r>
        <w:rPr>
          <w:rFonts w:ascii="Times New Roman" w:eastAsia="Times New Roman" w:hAnsi="Times New Roman" w:cs="Times New Roman"/>
        </w:rPr>
        <w:t xml:space="preserve">All events used novel people and were 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w:t>
      </w:r>
      <w:r w:rsidR="00AD2D26">
        <w:rPr>
          <w:rFonts w:ascii="Times New Roman" w:eastAsia="Times New Roman" w:hAnsi="Times New Roman" w:cs="Times New Roman"/>
        </w:rPr>
        <w:t>Different values</w:t>
      </w:r>
      <w:r>
        <w:rPr>
          <w:rFonts w:ascii="Times New Roman" w:eastAsia="Times New Roman" w:hAnsi="Times New Roman" w:cs="Times New Roman"/>
        </w:rPr>
        <w:t xml:space="preserve"> </w:t>
      </w:r>
      <w:r w:rsidR="00AD2D26">
        <w:rPr>
          <w:rFonts w:ascii="Times New Roman" w:eastAsia="Times New Roman" w:hAnsi="Times New Roman" w:cs="Times New Roman"/>
        </w:rPr>
        <w:t xml:space="preserve">ensured </w:t>
      </w:r>
      <w:r>
        <w:rPr>
          <w:rFonts w:ascii="Times New Roman" w:eastAsia="Times New Roman" w:hAnsi="Times New Roman" w:cs="Times New Roman"/>
        </w:rPr>
        <w:t xml:space="preserve">that the model’s performance was </w:t>
      </w:r>
      <w:r>
        <w:rPr>
          <w:rFonts w:ascii="Times New Roman" w:eastAsia="Times New Roman" w:hAnsi="Times New Roman" w:cs="Times New Roman"/>
        </w:rPr>
        <w:lastRenderedPageBreak/>
        <w:t>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6CB70BE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networks participated in a test phase. The nature of this test phase depended on the condition to which </w:t>
      </w:r>
      <w:r w:rsidR="005162E0">
        <w:rPr>
          <w:rFonts w:ascii="Times New Roman" w:eastAsia="Times New Roman" w:hAnsi="Times New Roman" w:cs="Times New Roman"/>
        </w:rPr>
        <w:t xml:space="preserve">the </w:t>
      </w:r>
      <w:r>
        <w:rPr>
          <w:rFonts w:ascii="Times New Roman" w:eastAsia="Times New Roman" w:hAnsi="Times New Roman" w:cs="Times New Roman"/>
        </w:rPr>
        <w:t xml:space="preserve">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537B9C75"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dependent measure used in </w:t>
      </w:r>
      <w:r w:rsidR="00D25FC6">
        <w:rPr>
          <w:rFonts w:ascii="Times New Roman" w:eastAsia="Times New Roman" w:hAnsi="Times New Roman" w:cs="Times New Roman"/>
        </w:rPr>
        <w:t>the present simulations</w:t>
      </w:r>
      <w:r>
        <w:rPr>
          <w:rFonts w:ascii="Times New Roman" w:eastAsia="Times New Roman" w:hAnsi="Times New Roman" w:cs="Times New Roman"/>
        </w:rPr>
        <w:t xml:space="preserve">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9"/>
      </w:tblGrid>
      <w:tr w:rsidR="0046384C" w14:paraId="62999F3B" w14:textId="77777777" w:rsidTr="00326BB5">
        <w:trPr>
          <w:trHeight w:val="4085"/>
        </w:trPr>
        <w:tc>
          <w:tcPr>
            <w:tcW w:w="9874" w:type="dxa"/>
          </w:tcPr>
          <w:p w14:paraId="7DB6A30A" w14:textId="2B8DD552" w:rsidR="0046384C" w:rsidRDefault="00FE081E"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B3D799C" wp14:editId="12867A86">
                  <wp:extent cx="6231466" cy="3505200"/>
                  <wp:effectExtent l="0" t="0" r="0" b="0"/>
                  <wp:docPr id="1635940954" name="Picture 9"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0954" name="Picture 9" descr="A graph of a number of column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0767" cy="3516057"/>
                          </a:xfrm>
                          <a:prstGeom prst="rect">
                            <a:avLst/>
                          </a:prstGeom>
                        </pic:spPr>
                      </pic:pic>
                    </a:graphicData>
                  </a:graphic>
                </wp:inline>
              </w:drawing>
            </w:r>
          </w:p>
        </w:tc>
      </w:tr>
    </w:tbl>
    <w:p w14:paraId="3A7E8A27" w14:textId="593ABA03"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xml:space="preserve">. </w:t>
      </w:r>
      <w:proofErr w:type="gramStart"/>
      <w:r w:rsidRPr="00C84691">
        <w:rPr>
          <w:rFonts w:ascii="Times New Roman" w:hAnsi="Times New Roman" w:cs="Times New Roman"/>
          <w:i w:val="0"/>
          <w:iCs w:val="0"/>
          <w:color w:val="auto"/>
          <w:sz w:val="24"/>
          <w:szCs w:val="24"/>
        </w:rPr>
        <w:t>Networks’</w:t>
      </w:r>
      <w:proofErr w:type="gramEnd"/>
      <w:r w:rsidRPr="00C84691">
        <w:rPr>
          <w:rFonts w:ascii="Times New Roman" w:hAnsi="Times New Roman" w:cs="Times New Roman"/>
          <w:i w:val="0"/>
          <w:iCs w:val="0"/>
          <w:color w:val="auto"/>
          <w:sz w:val="24"/>
          <w:szCs w:val="24"/>
        </w:rPr>
        <w:t xml:space="preserve"> mean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5804DEA" w14:textId="461EFCF4" w:rsidR="0046384C" w:rsidRPr="00136405" w:rsidDel="00694ED8" w:rsidRDefault="0046384C" w:rsidP="0046384C">
      <w:pPr>
        <w:spacing w:line="480" w:lineRule="auto"/>
        <w:ind w:firstLine="720"/>
        <w:contextualSpacing/>
        <w:rPr>
          <w:del w:id="27" w:author="Hoch, Justine" w:date="2025-10-16T16:44:00Z" w16du:dateUtc="2025-10-16T21:44:00Z"/>
          <w:rFonts w:ascii="Times New Roman" w:eastAsia="Times New Roman" w:hAnsi="Times New Roman" w:cs="Times New Roman"/>
        </w:rPr>
      </w:pPr>
      <w:r>
        <w:rPr>
          <w:rFonts w:ascii="Times New Roman" w:eastAsia="Times New Roman" w:hAnsi="Times New Roman" w:cs="Times New Roman"/>
        </w:rPr>
        <w:t>Figure 2 shows networks’ looking times to the Food and Ball Sharers across Conditions 1-3 and Pretraining Epochs. Data were entered into a linear mixed-effects model with Test Trial as the within-subjects fixed effect (Ball Sharer vs. Food Sharer)</w:t>
      </w:r>
      <w:r w:rsidR="00383B70">
        <w:rPr>
          <w:rFonts w:ascii="Times New Roman" w:eastAsia="Times New Roman" w:hAnsi="Times New Roman" w:cs="Times New Roman"/>
        </w:rPr>
        <w:t>,</w:t>
      </w:r>
      <w:r>
        <w:rPr>
          <w:rFonts w:ascii="Times New Roman" w:eastAsia="Times New Roman" w:hAnsi="Times New Roman" w:cs="Times New Roman"/>
        </w:rPr>
        <w:t xml:space="preserve"> Condition</w:t>
      </w:r>
      <w:r w:rsidR="00383B70">
        <w:rPr>
          <w:rFonts w:ascii="Times New Roman" w:eastAsia="Times New Roman" w:hAnsi="Times New Roman" w:cs="Times New Roman"/>
        </w:rPr>
        <w:t xml:space="preserve"> (Condition 1 vs. Condition 2 vs. Condition 3)</w:t>
      </w:r>
      <w:r>
        <w:rPr>
          <w:rFonts w:ascii="Times New Roman" w:eastAsia="Times New Roman" w:hAnsi="Times New Roman" w:cs="Times New Roman"/>
        </w:rPr>
        <w:t xml:space="preserve"> </w:t>
      </w:r>
      <w:r w:rsidR="00383B70">
        <w:rPr>
          <w:rFonts w:ascii="Times New Roman" w:eastAsia="Times New Roman" w:hAnsi="Times New Roman" w:cs="Times New Roman"/>
        </w:rPr>
        <w:t>and</w:t>
      </w:r>
      <w:r>
        <w:rPr>
          <w:rFonts w:ascii="Times New Roman" w:eastAsia="Times New Roman" w:hAnsi="Times New Roman" w:cs="Times New Roman"/>
        </w:rPr>
        <w:t xml:space="preserve"> Pretraining Epochs (600 vs. 700 vs. 800)</w:t>
      </w:r>
      <w:r w:rsidR="00383B70">
        <w:rPr>
          <w:rFonts w:ascii="Times New Roman" w:eastAsia="Times New Roman" w:hAnsi="Times New Roman" w:cs="Times New Roman"/>
        </w:rPr>
        <w:t xml:space="preserve"> as between-subjects fixed effects</w:t>
      </w:r>
      <w:r>
        <w:rPr>
          <w:rFonts w:ascii="Times New Roman" w:eastAsia="Times New Roman" w:hAnsi="Times New Roman" w:cs="Times New Roman"/>
        </w:rPr>
        <w:t>, and participants as the random effect. The number of familiarization epochs was not included as an additional effect because it was colinear with Pretraining Epochs and created singularity issues for the model. The results revealed main effect</w:t>
      </w:r>
      <w:r w:rsidR="00383B70">
        <w:rPr>
          <w:rFonts w:ascii="Times New Roman" w:eastAsia="Times New Roman" w:hAnsi="Times New Roman" w:cs="Times New Roman"/>
        </w:rPr>
        <w:t>s</w:t>
      </w:r>
      <w:r>
        <w:rPr>
          <w:rFonts w:ascii="Times New Roman" w:eastAsia="Times New Roman" w:hAnsi="Times New Roman" w:cs="Times New Roman"/>
        </w:rPr>
        <w:t xml:space="preserve">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w:t>
      </w:r>
      <w:r w:rsidR="004D36DA">
        <w:rPr>
          <w:rFonts w:ascii="Times New Roman" w:eastAsia="Times New Roman" w:hAnsi="Times New Roman" w:cs="Times New Roman"/>
        </w:rPr>
        <w:t>24.73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4D36DA">
        <w:rPr>
          <w:rFonts w:ascii="Times New Roman" w:eastAsia="Times New Roman" w:hAnsi="Times New Roman" w:cs="Times New Roman"/>
        </w:rPr>
        <w:t>&lt; .0</w:t>
      </w:r>
      <w:r>
        <w:rPr>
          <w:rFonts w:ascii="Times New Roman" w:eastAsia="Times New Roman" w:hAnsi="Times New Roman" w:cs="Times New Roman"/>
        </w:rPr>
        <w:t>0</w:t>
      </w:r>
      <w:r w:rsidR="004D36DA">
        <w:rPr>
          <w:rFonts w:ascii="Times New Roman" w:eastAsia="Times New Roman" w:hAnsi="Times New Roman" w:cs="Times New Roman"/>
        </w:rPr>
        <w:t>1</w:t>
      </w:r>
      <w:r>
        <w:rPr>
          <w:rFonts w:ascii="Times New Roman" w:eastAsia="Times New Roman" w:hAnsi="Times New Roman" w:cs="Times New Roman"/>
        </w:rPr>
        <w:t xml:space="preserve">.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D36DA">
        <w:rPr>
          <w:rFonts w:ascii="Times New Roman" w:eastAsia="Times New Roman" w:hAnsi="Times New Roman" w:cs="Times New Roman"/>
        </w:rPr>
        <w:t>14.16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4D36DA">
        <w:rPr>
          <w:rFonts w:ascii="Times New Roman" w:eastAsia="Times New Roman" w:hAnsi="Times New Roman" w:cs="Times New Roman"/>
        </w:rPr>
        <w:t>80</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w:t>
      </w:r>
      <w:r w:rsidR="004F7217">
        <w:rPr>
          <w:rFonts w:ascii="Times New Roman" w:eastAsia="Times New Roman" w:hAnsi="Times New Roman" w:cs="Times New Roman"/>
        </w:rPr>
        <w:t>95</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4F7217">
        <w:rPr>
          <w:rFonts w:ascii="Times New Roman" w:eastAsia="Times New Roman" w:hAnsi="Times New Roman" w:cs="Times New Roman"/>
        </w:rPr>
        <w:t>2.43</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Ball Sharer (Condition 1: </w:t>
      </w:r>
      <w:r w:rsidRPr="00E922D5">
        <w:rPr>
          <w:rFonts w:ascii="Times New Roman" w:eastAsia="Times New Roman" w:hAnsi="Times New Roman" w:cs="Times New Roman"/>
          <w:i/>
          <w:iCs/>
        </w:rPr>
        <w:lastRenderedPageBreak/>
        <w:t>M</w:t>
      </w:r>
      <w:r>
        <w:rPr>
          <w:rFonts w:ascii="Times New Roman" w:eastAsia="Times New Roman" w:hAnsi="Times New Roman" w:cs="Times New Roman"/>
        </w:rPr>
        <w:t xml:space="preserve"> = </w:t>
      </w:r>
      <w:r w:rsidR="004D36DA">
        <w:rPr>
          <w:rFonts w:ascii="Times New Roman" w:eastAsia="Times New Roman" w:hAnsi="Times New Roman" w:cs="Times New Roman"/>
        </w:rPr>
        <w:t>11.61</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4D36DA">
        <w:rPr>
          <w:rFonts w:ascii="Times New Roman" w:eastAsia="Times New Roman" w:hAnsi="Times New Roman" w:cs="Times New Roman"/>
        </w:rPr>
        <w:t>83</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F7217">
        <w:rPr>
          <w:rFonts w:ascii="Times New Roman" w:eastAsia="Times New Roman" w:hAnsi="Times New Roman" w:cs="Times New Roman"/>
        </w:rPr>
        <w:t>14.29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sidR="009C28B0">
        <w:rPr>
          <w:rFonts w:ascii="Times New Roman" w:eastAsia="Times New Roman" w:hAnsi="Times New Roman" w:cs="Times New Roman"/>
        </w:rPr>
        <w:t xml:space="preserve"> </w:t>
      </w:r>
      <w:r w:rsidR="00611F63">
        <w:rPr>
          <w:rFonts w:ascii="Times New Roman" w:eastAsia="Times New Roman" w:hAnsi="Times New Roman" w:cs="Times New Roman"/>
        </w:rPr>
        <w:t>3.</w:t>
      </w:r>
      <w:r w:rsidR="004F7217">
        <w:rPr>
          <w:rFonts w:ascii="Times New Roman" w:eastAsia="Times New Roman" w:hAnsi="Times New Roman" w:cs="Times New Roman"/>
        </w:rPr>
        <w:t>53</w:t>
      </w:r>
      <w:r>
        <w:rPr>
          <w:rFonts w:ascii="Times New Roman" w:eastAsia="Times New Roman" w:hAnsi="Times New Roman" w:cs="Times New Roman"/>
        </w:rPr>
        <w:t xml:space="preserve">), both </w:t>
      </w:r>
      <w:r>
        <w:rPr>
          <w:rFonts w:ascii="Times New Roman" w:eastAsia="Times New Roman" w:hAnsi="Times New Roman" w:cs="Times New Roman"/>
          <w:i/>
          <w:iCs/>
        </w:rPr>
        <w:t>t</w:t>
      </w:r>
      <w:r w:rsidR="00DB19BE" w:rsidRPr="00DB19BE">
        <w:rPr>
          <w:rFonts w:ascii="Times New Roman" w:eastAsia="Times New Roman" w:hAnsi="Times New Roman" w:cs="Times New Roman"/>
        </w:rPr>
        <w:t>’</w:t>
      </w:r>
      <w:r>
        <w:rPr>
          <w:rFonts w:ascii="Times New Roman" w:eastAsia="Times New Roman" w:hAnsi="Times New Roman" w:cs="Times New Roman"/>
        </w:rPr>
        <w:t xml:space="preserve">s &gt; </w:t>
      </w:r>
      <w:r w:rsidR="004D36DA">
        <w:rPr>
          <w:rFonts w:ascii="Times New Roman" w:eastAsia="Times New Roman" w:hAnsi="Times New Roman" w:cs="Times New Roman"/>
        </w:rPr>
        <w:t>6.84</w:t>
      </w:r>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 xml:space="preserve">’s </w:t>
      </w:r>
      <w:r w:rsidR="004D36DA">
        <w:rPr>
          <w:rFonts w:ascii="Times New Roman" w:eastAsia="Times New Roman" w:hAnsi="Times New Roman" w:cs="Times New Roman"/>
        </w:rPr>
        <w:t>&lt; .001</w:t>
      </w:r>
      <w:r>
        <w:rPr>
          <w:rFonts w:ascii="Times New Roman" w:eastAsia="Times New Roman" w:hAnsi="Times New Roman" w:cs="Times New Roman"/>
        </w:rPr>
        <w:t>.</w:t>
      </w:r>
      <w:r>
        <w:rPr>
          <w:rFonts w:ascii="Times New Roman" w:eastAsia="Times New Roman" w:hAnsi="Times New Roman" w:cs="Times New Roman"/>
          <w:i/>
          <w:iCs/>
        </w:rPr>
        <w:t xml:space="preserve"> </w:t>
      </w:r>
      <w:r w:rsidR="005656C9">
        <w:rPr>
          <w:rFonts w:ascii="Times New Roman" w:eastAsia="Times New Roman" w:hAnsi="Times New Roman" w:cs="Times New Roman"/>
        </w:rPr>
        <w:t>In contrast, networks in Condition 2 looked equally long at the Food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4.10</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0.99</w:t>
      </w:r>
      <w:r w:rsidR="005656C9" w:rsidRPr="00136405">
        <w:rPr>
          <w:rFonts w:ascii="Times New Roman" w:eastAsia="Times New Roman" w:hAnsi="Times New Roman" w:cs="Times New Roman"/>
        </w:rPr>
        <w:t>)</w:t>
      </w:r>
      <w:r w:rsidR="005656C9">
        <w:rPr>
          <w:rFonts w:ascii="Times New Roman" w:eastAsia="Times New Roman" w:hAnsi="Times New Roman" w:cs="Times New Roman"/>
        </w:rPr>
        <w:t xml:space="preserve"> and Ball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4.05</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0.85</w:t>
      </w:r>
      <w:r w:rsidR="005656C9" w:rsidRPr="002026BA">
        <w:rPr>
          <w:rFonts w:ascii="Times New Roman" w:eastAsia="Times New Roman" w:hAnsi="Times New Roman" w:cs="Times New Roman"/>
        </w:rPr>
        <w:t>)</w:t>
      </w:r>
      <w:r w:rsidR="005656C9">
        <w:rPr>
          <w:rFonts w:ascii="Times New Roman" w:eastAsia="Times New Roman" w:hAnsi="Times New Roman" w:cs="Times New Roman"/>
        </w:rPr>
        <w:t xml:space="preserve"> test events, </w:t>
      </w:r>
      <w:proofErr w:type="gramStart"/>
      <w:r w:rsidR="005656C9">
        <w:rPr>
          <w:rFonts w:ascii="Times New Roman" w:eastAsia="Times New Roman" w:hAnsi="Times New Roman" w:cs="Times New Roman"/>
          <w:i/>
          <w:iCs/>
        </w:rPr>
        <w:t>t</w:t>
      </w:r>
      <w:r w:rsidR="005656C9">
        <w:rPr>
          <w:rFonts w:ascii="Times New Roman" w:eastAsia="Times New Roman" w:hAnsi="Times New Roman" w:cs="Times New Roman"/>
        </w:rPr>
        <w:t>(</w:t>
      </w:r>
      <w:proofErr w:type="gramEnd"/>
      <w:r w:rsidR="005656C9">
        <w:rPr>
          <w:rFonts w:ascii="Times New Roman" w:eastAsia="Times New Roman" w:hAnsi="Times New Roman" w:cs="Times New Roman"/>
        </w:rPr>
        <w:t>119) = 0.</w:t>
      </w:r>
      <w:r w:rsidR="009B64B4">
        <w:rPr>
          <w:rFonts w:ascii="Times New Roman" w:eastAsia="Times New Roman" w:hAnsi="Times New Roman" w:cs="Times New Roman"/>
        </w:rPr>
        <w:t>44</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p </w:t>
      </w:r>
      <w:r w:rsidR="005656C9">
        <w:rPr>
          <w:rFonts w:ascii="Times New Roman" w:eastAsia="Times New Roman" w:hAnsi="Times New Roman" w:cs="Times New Roman"/>
        </w:rPr>
        <w:t>= .</w:t>
      </w:r>
      <w:r w:rsidR="009B64B4">
        <w:rPr>
          <w:rFonts w:ascii="Times New Roman" w:eastAsia="Times New Roman" w:hAnsi="Times New Roman" w:cs="Times New Roman"/>
        </w:rPr>
        <w:t>66</w:t>
      </w:r>
      <w:r w:rsidR="005656C9">
        <w:rPr>
          <w:rFonts w:ascii="Times New Roman" w:eastAsia="Times New Roman" w:hAnsi="Times New Roman" w:cs="Times New Roman"/>
        </w:rPr>
        <w:t>.</w:t>
      </w:r>
    </w:p>
    <w:p w14:paraId="031DE5AE" w14:textId="77777777" w:rsidR="0046384C" w:rsidRDefault="0046384C" w:rsidP="00D35BDE">
      <w:pPr>
        <w:spacing w:line="480" w:lineRule="auto"/>
        <w:ind w:firstLine="720"/>
        <w:contextualSpacing/>
        <w:rPr>
          <w:rFonts w:ascii="Times New Roman" w:hAnsi="Times New Roman" w:cs="Times New Roman"/>
          <w:color w:val="000000" w:themeColor="text1"/>
        </w:rPr>
      </w:pP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2D352905" w:rsidR="0046384C" w:rsidRDefault="00694ED8"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Simulation 1 tested</w:t>
      </w:r>
      <w:r w:rsidR="0046384C">
        <w:rPr>
          <w:rFonts w:ascii="Times New Roman" w:hAnsi="Times New Roman" w:cs="Times New Roman"/>
          <w:color w:val="000000" w:themeColor="text1"/>
        </w:rPr>
        <w:t xml:space="preserve"> whether infants’ looking behaviors in Thomas et al. (2022) could be </w:t>
      </w:r>
      <w:r w:rsidR="009C28B0">
        <w:rPr>
          <w:rFonts w:ascii="Times New Roman" w:hAnsi="Times New Roman" w:cs="Times New Roman"/>
          <w:color w:val="000000" w:themeColor="text1"/>
        </w:rPr>
        <w:t>explained by a</w:t>
      </w:r>
      <w:r w:rsidR="00F80C6B">
        <w:rPr>
          <w:rFonts w:ascii="Times New Roman" w:eastAsia="Times New Roman" w:hAnsi="Times New Roman" w:cs="Times New Roman"/>
        </w:rPr>
        <w:t xml:space="preserve"> domain-general learning mechanism that links </w:t>
      </w:r>
      <w:r w:rsidR="00D26A93">
        <w:rPr>
          <w:rFonts w:ascii="Times New Roman" w:eastAsia="Times New Roman" w:hAnsi="Times New Roman" w:cs="Times New Roman"/>
        </w:rPr>
        <w:t>the acts of</w:t>
      </w:r>
      <w:r w:rsidR="00F80C6B">
        <w:rPr>
          <w:rFonts w:ascii="Times New Roman" w:eastAsia="Times New Roman" w:hAnsi="Times New Roman" w:cs="Times New Roman"/>
        </w:rPr>
        <w:t xml:space="preserve"> saliva sharing and comforting to a shared representation,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sidR="0046384C">
        <w:rPr>
          <w:rFonts w:ascii="Times New Roman" w:hAnsi="Times New Roman" w:cs="Times New Roman"/>
          <w:color w:val="000000" w:themeColor="text1"/>
        </w:rPr>
        <w:t xml:space="preserve"> </w:t>
      </w:r>
      <w:r w:rsidR="0046384C">
        <w:rPr>
          <w:rFonts w:ascii="Times New Roman" w:eastAsia="Times New Roman" w:hAnsi="Times New Roman" w:cs="Times New Roman"/>
        </w:rPr>
        <w:t>The results indicated that infants’ responses</w:t>
      </w:r>
      <w:r w:rsidR="00136405">
        <w:rPr>
          <w:rFonts w:ascii="Times New Roman" w:eastAsia="Times New Roman" w:hAnsi="Times New Roman" w:cs="Times New Roman"/>
        </w:rPr>
        <w:t xml:space="preserve"> </w:t>
      </w:r>
      <w:r w:rsidR="0046384C">
        <w:rPr>
          <w:rFonts w:ascii="Times New Roman" w:eastAsia="Times New Roman" w:hAnsi="Times New Roman" w:cs="Times New Roman"/>
        </w:rPr>
        <w:t>could be explained by such a mechanism.</w:t>
      </w:r>
      <w:r w:rsidR="000C5877">
        <w:rPr>
          <w:rFonts w:ascii="Times New Roman" w:eastAsia="Times New Roman" w:hAnsi="Times New Roman" w:cs="Times New Roman"/>
        </w:rPr>
        <w:t xml:space="preserve"> Because a shared representation would also support bidirectional expectations about the link between saliva sharing and comfort, in Simulation 2, we tested whether comfort also predicts saliva sharing.</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0D2F0812"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Following pretraining, networks (N = 20) were familiarized to an event in which</w:t>
      </w:r>
      <w:r w:rsidR="002B1C32">
        <w:rPr>
          <w:rFonts w:ascii="Times New Roman" w:eastAsia="Times New Roman" w:hAnsi="Times New Roman" w:cs="Times New Roman"/>
        </w:rPr>
        <w:t xml:space="preserve"> the central character </w:t>
      </w:r>
      <w:r w:rsidR="00ED3ABD">
        <w:rPr>
          <w:rFonts w:ascii="Times New Roman" w:eastAsia="Times New Roman" w:hAnsi="Times New Roman" w:cs="Times New Roman"/>
        </w:rPr>
        <w:t>was comforted by one of two individuals, but not the other</w:t>
      </w:r>
      <w:r>
        <w:rPr>
          <w:rFonts w:ascii="Times New Roman" w:eastAsia="Times New Roman" w:hAnsi="Times New Roman" w:cs="Times New Roman"/>
        </w:rPr>
        <w:t xml:space="preserve">. Networks were then tested on an event in which the central character </w:t>
      </w:r>
      <w:commentRangeStart w:id="28"/>
      <w:commentRangeStart w:id="29"/>
      <w:commentRangeStart w:id="30"/>
      <w:commentRangeStart w:id="31"/>
      <w:r>
        <w:rPr>
          <w:rFonts w:ascii="Times New Roman" w:eastAsia="Times New Roman" w:hAnsi="Times New Roman" w:cs="Times New Roman"/>
        </w:rPr>
        <w:t xml:space="preserve">from the familiarization phase engaged in saliva sharing with </w:t>
      </w:r>
      <w:r w:rsidR="0098711A">
        <w:rPr>
          <w:rFonts w:ascii="Times New Roman" w:eastAsia="Times New Roman" w:hAnsi="Times New Roman" w:cs="Times New Roman"/>
        </w:rPr>
        <w:t xml:space="preserve">the </w:t>
      </w:r>
      <w:r w:rsidR="00161ACE">
        <w:rPr>
          <w:rFonts w:ascii="Times New Roman" w:eastAsia="Times New Roman" w:hAnsi="Times New Roman" w:cs="Times New Roman"/>
        </w:rPr>
        <w:t>former comforter</w:t>
      </w:r>
      <w:r w:rsidR="0098711A">
        <w:rPr>
          <w:rFonts w:ascii="Times New Roman" w:eastAsia="Times New Roman" w:hAnsi="Times New Roman" w:cs="Times New Roman"/>
        </w:rPr>
        <w:t xml:space="preserve"> </w:t>
      </w:r>
      <w:r>
        <w:rPr>
          <w:rFonts w:ascii="Times New Roman" w:eastAsia="Times New Roman" w:hAnsi="Times New Roman" w:cs="Times New Roman"/>
        </w:rPr>
        <w:t xml:space="preserve">and </w:t>
      </w:r>
      <w:r w:rsidR="00161ACE">
        <w:rPr>
          <w:rFonts w:ascii="Times New Roman" w:eastAsia="Times New Roman" w:hAnsi="Times New Roman" w:cs="Times New Roman"/>
        </w:rPr>
        <w:t>non-comforter</w:t>
      </w:r>
      <w:r>
        <w:rPr>
          <w:rFonts w:ascii="Times New Roman" w:eastAsia="Times New Roman" w:hAnsi="Times New Roman" w:cs="Times New Roman"/>
        </w:rPr>
        <w:t>. A separate group of networks (N = 20</w:t>
      </w:r>
      <w:commentRangeEnd w:id="28"/>
      <w:r w:rsidR="00F50C98">
        <w:rPr>
          <w:rStyle w:val="CommentReference"/>
        </w:rPr>
        <w:commentReference w:id="28"/>
      </w:r>
      <w:commentRangeEnd w:id="29"/>
      <w:r w:rsidR="009963F9">
        <w:rPr>
          <w:rStyle w:val="CommentReference"/>
        </w:rPr>
        <w:commentReference w:id="29"/>
      </w:r>
      <w:commentRangeEnd w:id="30"/>
      <w:r w:rsidR="00AF6173">
        <w:rPr>
          <w:rStyle w:val="CommentReference"/>
        </w:rPr>
        <w:commentReference w:id="30"/>
      </w:r>
      <w:commentRangeEnd w:id="31"/>
      <w:r w:rsidR="00D26A93">
        <w:rPr>
          <w:rStyle w:val="CommentReference"/>
        </w:rPr>
        <w:commentReference w:id="31"/>
      </w:r>
      <w:r>
        <w:rPr>
          <w:rFonts w:ascii="Times New Roman" w:eastAsia="Times New Roman" w:hAnsi="Times New Roman" w:cs="Times New Roman"/>
        </w:rPr>
        <w:t xml:space="preserve">) in a </w:t>
      </w:r>
      <w:r>
        <w:rPr>
          <w:rFonts w:ascii="Times New Roman" w:eastAsia="Times New Roman" w:hAnsi="Times New Roman" w:cs="Times New Roman"/>
        </w:rPr>
        <w:lastRenderedPageBreak/>
        <w:t xml:space="preserve">Control condition were familiarized to the same event as the first group </w:t>
      </w:r>
      <w:r w:rsidR="00EF73B9">
        <w:rPr>
          <w:rFonts w:ascii="Times New Roman" w:eastAsia="Times New Roman" w:hAnsi="Times New Roman" w:cs="Times New Roman"/>
        </w:rPr>
        <w:t xml:space="preserve">and </w:t>
      </w:r>
      <w:r>
        <w:rPr>
          <w:rFonts w:ascii="Times New Roman" w:eastAsia="Times New Roman" w:hAnsi="Times New Roman" w:cs="Times New Roman"/>
        </w:rPr>
        <w:t>tested on a</w:t>
      </w:r>
      <w:r w:rsidR="00097B23">
        <w:rPr>
          <w:rFonts w:ascii="Times New Roman" w:eastAsia="Times New Roman" w:hAnsi="Times New Roman" w:cs="Times New Roman"/>
        </w:rPr>
        <w:t>n identical event except</w:t>
      </w:r>
      <w:r>
        <w:rPr>
          <w:rFonts w:ascii="Times New Roman" w:eastAsia="Times New Roman" w:hAnsi="Times New Roman" w:cs="Times New Roman"/>
        </w:rPr>
        <w:t xml:space="preserve">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 xml:space="preserve">with a new </w:t>
      </w:r>
      <w:r w:rsidR="00EF73B9">
        <w:rPr>
          <w:rFonts w:ascii="Times New Roman" w:eastAsia="Times New Roman" w:hAnsi="Times New Roman" w:cs="Times New Roman"/>
        </w:rPr>
        <w:t>one</w:t>
      </w:r>
      <w:r>
        <w:rPr>
          <w:rFonts w:ascii="Times New Roman" w:eastAsia="Times New Roman" w:hAnsi="Times New Roman" w:cs="Times New Roman"/>
        </w:rPr>
        <w:t xml:space="preserve">. </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DA50DD" w14:paraId="0FE2F7C0" w14:textId="77777777" w:rsidTr="00CD5044">
        <w:trPr>
          <w:trHeight w:val="3043"/>
        </w:trPr>
        <w:tc>
          <w:tcPr>
            <w:tcW w:w="10354" w:type="dxa"/>
          </w:tcPr>
          <w:p w14:paraId="72C5232A" w14:textId="556CAB8D" w:rsidR="00DA50DD" w:rsidRDefault="00BC0A96" w:rsidP="00CD5044">
            <w:pPr>
              <w:keepNext/>
              <w:spacing w:line="480" w:lineRule="auto"/>
              <w:contextualSpacing/>
              <w:rPr>
                <w:rFonts w:ascii="Times New Roman" w:eastAsia="Times New Roman" w:hAnsi="Times New Roman" w:cs="Times New Roman"/>
              </w:rPr>
            </w:pPr>
            <w:r>
              <w:rPr>
                <w:noProof/>
                <w:sz w:val="16"/>
                <w:szCs w:val="16"/>
              </w:rPr>
              <w:drawing>
                <wp:inline distT="0" distB="0" distL="0" distR="0" wp14:anchorId="44FE2214" wp14:editId="4E8D4C2E">
                  <wp:extent cx="5943600" cy="3343275"/>
                  <wp:effectExtent l="0" t="0" r="0" b="9525"/>
                  <wp:docPr id="1854504200" name="Picture 7"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4200" name="Picture 7" descr="A graph of a number of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commentRangeStart w:id="32"/>
            <w:commentRangeStart w:id="33"/>
            <w:commentRangeEnd w:id="32"/>
            <w:r w:rsidR="00681781">
              <w:rPr>
                <w:rStyle w:val="CommentReference"/>
              </w:rPr>
              <w:commentReference w:id="32"/>
            </w:r>
            <w:commentRangeEnd w:id="33"/>
            <w:r w:rsidR="008B0729">
              <w:rPr>
                <w:rStyle w:val="CommentReference"/>
              </w:rPr>
              <w:commentReference w:id="33"/>
            </w:r>
          </w:p>
        </w:tc>
      </w:tr>
    </w:tbl>
    <w:p w14:paraId="11472D09" w14:textId="2118506F"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xml:space="preserve">. </w:t>
      </w:r>
      <w:proofErr w:type="gramStart"/>
      <w:r w:rsidRPr="009047C4">
        <w:rPr>
          <w:rFonts w:ascii="Times New Roman" w:hAnsi="Times New Roman" w:cs="Times New Roman"/>
          <w:i w:val="0"/>
          <w:iCs w:val="0"/>
          <w:color w:val="auto"/>
          <w:sz w:val="24"/>
          <w:szCs w:val="24"/>
        </w:rPr>
        <w:t>Networks’</w:t>
      </w:r>
      <w:proofErr w:type="gramEnd"/>
      <w:r w:rsidRPr="009047C4">
        <w:rPr>
          <w:rFonts w:ascii="Times New Roman" w:hAnsi="Times New Roman" w:cs="Times New Roman"/>
          <w:i w:val="0"/>
          <w:iCs w:val="0"/>
          <w:color w:val="auto"/>
          <w:sz w:val="24"/>
          <w:szCs w:val="24"/>
        </w:rPr>
        <w:t xml:space="preserve"> mean expectation or looking time to the </w:t>
      </w:r>
      <w:commentRangeStart w:id="34"/>
      <w:ins w:id="35" w:author="Hoch, Justine" w:date="2025-10-15T16:12:00Z" w16du:dateUtc="2025-10-15T21:12:00Z">
        <w:r w:rsidR="00866368">
          <w:rPr>
            <w:rFonts w:ascii="Times New Roman" w:hAnsi="Times New Roman" w:cs="Times New Roman"/>
            <w:i w:val="0"/>
            <w:iCs w:val="0"/>
            <w:color w:val="auto"/>
            <w:sz w:val="24"/>
            <w:szCs w:val="24"/>
          </w:rPr>
          <w:t>Comforter</w:t>
        </w:r>
      </w:ins>
      <w:r w:rsidRPr="009047C4">
        <w:rPr>
          <w:rFonts w:ascii="Times New Roman" w:hAnsi="Times New Roman" w:cs="Times New Roman"/>
          <w:i w:val="0"/>
          <w:iCs w:val="0"/>
          <w:color w:val="auto"/>
          <w:sz w:val="24"/>
          <w:szCs w:val="24"/>
        </w:rPr>
        <w:t xml:space="preserve"> and </w:t>
      </w:r>
      <w:ins w:id="36" w:author="Hoch, Justine" w:date="2025-10-15T16:12:00Z" w16du:dateUtc="2025-10-15T21:12:00Z">
        <w:r w:rsidR="00866368">
          <w:rPr>
            <w:rFonts w:ascii="Times New Roman" w:hAnsi="Times New Roman" w:cs="Times New Roman"/>
            <w:i w:val="0"/>
            <w:iCs w:val="0"/>
            <w:color w:val="auto"/>
            <w:sz w:val="24"/>
            <w:szCs w:val="24"/>
          </w:rPr>
          <w:t>Non-Comforter</w:t>
        </w:r>
      </w:ins>
      <w:r w:rsidRPr="009047C4">
        <w:rPr>
          <w:rFonts w:ascii="Times New Roman" w:hAnsi="Times New Roman" w:cs="Times New Roman"/>
          <w:i w:val="0"/>
          <w:iCs w:val="0"/>
          <w:color w:val="auto"/>
          <w:sz w:val="24"/>
          <w:szCs w:val="24"/>
        </w:rPr>
        <w:t xml:space="preserve"> </w:t>
      </w:r>
      <w:commentRangeEnd w:id="34"/>
      <w:r w:rsidR="00681781">
        <w:rPr>
          <w:rStyle w:val="CommentReference"/>
          <w:i w:val="0"/>
          <w:iCs w:val="0"/>
          <w:color w:val="auto"/>
        </w:rPr>
        <w:commentReference w:id="34"/>
      </w:r>
      <w:r w:rsidRPr="009047C4">
        <w:rPr>
          <w:rFonts w:ascii="Times New Roman" w:hAnsi="Times New Roman" w:cs="Times New Roman"/>
          <w:i w:val="0"/>
          <w:iCs w:val="0"/>
          <w:color w:val="auto"/>
          <w:sz w:val="24"/>
          <w:szCs w:val="24"/>
        </w:rPr>
        <w:t>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4B456707" w:rsidR="00DA50DD" w:rsidRDefault="00DA50DD" w:rsidP="00EC4E1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3 shows networks’ looking times to the </w:t>
      </w:r>
      <w:r w:rsidR="00866368">
        <w:rPr>
          <w:rFonts w:ascii="Times New Roman" w:eastAsia="Times New Roman" w:hAnsi="Times New Roman" w:cs="Times New Roman"/>
        </w:rPr>
        <w:t>Comforter and Non-Comforter</w:t>
      </w:r>
      <w:r>
        <w:rPr>
          <w:rFonts w:ascii="Times New Roman" w:eastAsia="Times New Roman" w:hAnsi="Times New Roman" w:cs="Times New Roman"/>
        </w:rPr>
        <w:t xml:space="preserve">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w:t>
      </w:r>
      <w:r w:rsidR="00866368">
        <w:rPr>
          <w:rFonts w:ascii="Times New Roman" w:eastAsia="Times New Roman" w:hAnsi="Times New Roman" w:cs="Times New Roman"/>
        </w:rPr>
        <w:t>Comforter vs. Non-Comforter</w:t>
      </w:r>
      <w:r>
        <w:rPr>
          <w:rFonts w:ascii="Times New Roman" w:eastAsia="Times New Roman" w:hAnsi="Times New Roman" w:cs="Times New Roman"/>
        </w:rPr>
        <w:t>), Condition</w:t>
      </w:r>
      <w:r w:rsidR="005F7A39">
        <w:rPr>
          <w:rFonts w:ascii="Times New Roman" w:eastAsia="Times New Roman" w:hAnsi="Times New Roman" w:cs="Times New Roman"/>
        </w:rPr>
        <w:t xml:space="preserve"> (Experimental vs. Control) and Pretraining Epoch</w:t>
      </w:r>
      <w:r>
        <w:rPr>
          <w:rFonts w:ascii="Times New Roman" w:eastAsia="Times New Roman" w:hAnsi="Times New Roman" w:cs="Times New Roman"/>
        </w:rPr>
        <w:t xml:space="preserve"> </w:t>
      </w:r>
      <w:r w:rsidR="005F7A39">
        <w:rPr>
          <w:rFonts w:ascii="Times New Roman" w:eastAsia="Times New Roman" w:hAnsi="Times New Roman" w:cs="Times New Roman"/>
        </w:rPr>
        <w:t xml:space="preserve">(600 vs. 700 vs. 800) </w:t>
      </w:r>
      <w:r>
        <w:rPr>
          <w:rFonts w:ascii="Times New Roman" w:eastAsia="Times New Roman" w:hAnsi="Times New Roman" w:cs="Times New Roman"/>
        </w:rPr>
        <w:t>as the between-subjects fixed effect</w:t>
      </w:r>
      <w:r w:rsidR="005F7A39">
        <w:rPr>
          <w:rFonts w:ascii="Times New Roman" w:eastAsia="Times New Roman" w:hAnsi="Times New Roman" w:cs="Times New Roman"/>
        </w:rPr>
        <w:t>s</w:t>
      </w:r>
      <w:r>
        <w:rPr>
          <w:rFonts w:ascii="Times New Roman" w:eastAsia="Times New Roman" w:hAnsi="Times New Roman" w:cs="Times New Roman"/>
        </w:rPr>
        <w:t xml:space="preserve">, and participants as the random effect. </w:t>
      </w:r>
      <w:r w:rsidR="00EC4E1F">
        <w:rPr>
          <w:rFonts w:ascii="Times New Roman" w:eastAsia="Times New Roman" w:hAnsi="Times New Roman" w:cs="Times New Roman"/>
        </w:rPr>
        <w:t xml:space="preserve">The results revealed main effects </w:t>
      </w:r>
      <w:proofErr w:type="gramStart"/>
      <w:r w:rsidR="00EC4E1F">
        <w:rPr>
          <w:rFonts w:ascii="Times New Roman" w:eastAsia="Times New Roman" w:hAnsi="Times New Roman" w:cs="Times New Roman"/>
        </w:rPr>
        <w:t>for Condition</w:t>
      </w:r>
      <w:proofErr w:type="gramEnd"/>
      <w:r w:rsidR="00EC4E1F">
        <w:rPr>
          <w:rFonts w:ascii="Times New Roman" w:eastAsia="Times New Roman" w:hAnsi="Times New Roman" w:cs="Times New Roman"/>
        </w:rPr>
        <w:t xml:space="preserve"> and Test trial, both of which</w:t>
      </w:r>
      <w:r w:rsidR="00DF6A12">
        <w:rPr>
          <w:rFonts w:ascii="Times New Roman" w:eastAsia="Times New Roman" w:hAnsi="Times New Roman" w:cs="Times New Roman"/>
        </w:rPr>
        <w:t xml:space="preserve"> were</w:t>
      </w:r>
      <w:r w:rsidR="00EC4E1F">
        <w:rPr>
          <w:rFonts w:ascii="Times New Roman" w:eastAsia="Times New Roman" w:hAnsi="Times New Roman" w:cs="Times New Roman"/>
        </w:rPr>
        <w:t xml:space="preserve"> qualified by </w:t>
      </w:r>
      <w:r w:rsidR="00136405">
        <w:rPr>
          <w:rFonts w:ascii="Times New Roman" w:eastAsia="Times New Roman" w:hAnsi="Times New Roman" w:cs="Times New Roman"/>
        </w:rPr>
        <w:t xml:space="preserve">an interaction </w:t>
      </w:r>
      <w:r w:rsidR="00EC4E1F">
        <w:rPr>
          <w:rFonts w:ascii="Times New Roman" w:eastAsia="Times New Roman" w:hAnsi="Times New Roman" w:cs="Times New Roman"/>
        </w:rPr>
        <w:t>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w:t>
      </w:r>
      <w:r w:rsidR="000B4991">
        <w:rPr>
          <w:rFonts w:ascii="Times New Roman" w:eastAsia="Times New Roman" w:hAnsi="Times New Roman" w:cs="Times New Roman"/>
        </w:rPr>
        <w:t>51.16,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w:t>
      </w:r>
      <w:r>
        <w:rPr>
          <w:rFonts w:ascii="Times New Roman" w:eastAsia="Times New Roman" w:hAnsi="Times New Roman" w:cs="Times New Roman"/>
        </w:rPr>
        <w:lastRenderedPageBreak/>
        <w:t xml:space="preserve">Follow-up analyses were conducted for each Condition.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w:t>
      </w:r>
      <w:r w:rsidR="00866368">
        <w:rPr>
          <w:rFonts w:ascii="Times New Roman" w:eastAsia="Times New Roman" w:hAnsi="Times New Roman" w:cs="Times New Roman"/>
        </w:rPr>
        <w:t>Comforter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18.</w:t>
      </w:r>
      <w:r w:rsidR="00771254">
        <w:rPr>
          <w:rFonts w:ascii="Times New Roman" w:eastAsia="Times New Roman" w:hAnsi="Times New Roman" w:cs="Times New Roman"/>
        </w:rPr>
        <w:t>33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771254">
        <w:rPr>
          <w:rFonts w:ascii="Times New Roman" w:eastAsia="Times New Roman" w:hAnsi="Times New Roman" w:cs="Times New Roman"/>
        </w:rPr>
        <w:t>94</w:t>
      </w:r>
      <w:r>
        <w:rPr>
          <w:rFonts w:ascii="Times New Roman" w:eastAsia="Times New Roman" w:hAnsi="Times New Roman" w:cs="Times New Roman"/>
        </w:rPr>
        <w:t xml:space="preserve">) than the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14.</w:t>
      </w:r>
      <w:r w:rsidR="00771254">
        <w:rPr>
          <w:rFonts w:ascii="Times New Roman" w:eastAsia="Times New Roman" w:hAnsi="Times New Roman" w:cs="Times New Roman"/>
        </w:rPr>
        <w:t>90</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771254">
        <w:rPr>
          <w:rFonts w:ascii="Times New Roman" w:eastAsia="Times New Roman" w:hAnsi="Times New Roman" w:cs="Times New Roman"/>
        </w:rPr>
        <w:t>4.34</w:t>
      </w:r>
      <w:r>
        <w:rPr>
          <w:rFonts w:ascii="Times New Roman" w:eastAsia="Times New Roman" w:hAnsi="Times New Roman" w:cs="Times New Roman"/>
        </w:rPr>
        <w:t xml:space="preserve">), both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771254">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sidR="007057F6">
        <w:rPr>
          <w:rFonts w:ascii="Times New Roman" w:eastAsia="Times New Roman" w:hAnsi="Times New Roman" w:cs="Times New Roman"/>
        </w:rPr>
        <w:t xml:space="preserve">In contrast, </w:t>
      </w:r>
      <w:r>
        <w:rPr>
          <w:rFonts w:ascii="Times New Roman" w:eastAsia="Times New Roman" w:hAnsi="Times New Roman" w:cs="Times New Roman"/>
        </w:rPr>
        <w:t xml:space="preserve">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w:t>
      </w:r>
      <w:r w:rsidR="007057F6">
        <w:rPr>
          <w:rFonts w:ascii="Times New Roman" w:eastAsia="Times New Roman" w:hAnsi="Times New Roman" w:cs="Times New Roman"/>
        </w:rPr>
        <w:t>looked equally long at the</w:t>
      </w:r>
      <w:r>
        <w:rPr>
          <w:rFonts w:ascii="Times New Roman" w:eastAsia="Times New Roman" w:hAnsi="Times New Roman" w:cs="Times New Roman"/>
        </w:rPr>
        <w:t xml:space="preserve"> </w:t>
      </w:r>
      <w:r w:rsidR="0050488A">
        <w:rPr>
          <w:rFonts w:ascii="Times New Roman" w:eastAsia="Times New Roman" w:hAnsi="Times New Roman" w:cs="Times New Roman"/>
        </w:rPr>
        <w:t>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3.86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DA05FA">
        <w:rPr>
          <w:rFonts w:ascii="Times New Roman" w:eastAsia="Times New Roman" w:hAnsi="Times New Roman" w:cs="Times New Roman"/>
        </w:rPr>
        <w:t>1.06</w:t>
      </w:r>
      <w:r>
        <w:rPr>
          <w:rFonts w:ascii="Times New Roman" w:eastAsia="Times New Roman" w:hAnsi="Times New Roman" w:cs="Times New Roman"/>
        </w:rPr>
        <w:t xml:space="preserve">) </w:t>
      </w:r>
      <w:r w:rsidR="007057F6">
        <w:rPr>
          <w:rFonts w:ascii="Times New Roman" w:eastAsia="Times New Roman" w:hAnsi="Times New Roman" w:cs="Times New Roman"/>
        </w:rPr>
        <w:t>and</w:t>
      </w:r>
      <w:r>
        <w:rPr>
          <w:rFonts w:ascii="Times New Roman" w:eastAsia="Times New Roman" w:hAnsi="Times New Roman" w:cs="Times New Roman"/>
        </w:rPr>
        <w:t xml:space="preserv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3.69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1.</w:t>
      </w:r>
      <w:r w:rsidR="00DA05FA">
        <w:rPr>
          <w:rFonts w:ascii="Times New Roman" w:eastAsia="Times New Roman" w:hAnsi="Times New Roman" w:cs="Times New Roman"/>
        </w:rPr>
        <w:t>02</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DA05FA">
        <w:rPr>
          <w:rFonts w:ascii="Times New Roman" w:eastAsia="Times New Roman" w:hAnsi="Times New Roman" w:cs="Times New Roman"/>
        </w:rPr>
        <w:t>1.69</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DA05FA">
        <w:rPr>
          <w:rFonts w:ascii="Times New Roman" w:eastAsia="Times New Roman" w:hAnsi="Times New Roman" w:cs="Times New Roman"/>
        </w:rPr>
        <w:t>= .09</w:t>
      </w:r>
      <w:r w:rsidR="007057F6">
        <w:rPr>
          <w:rFonts w:ascii="Times New Roman" w:eastAsia="Times New Roman" w:hAnsi="Times New Roman" w:cs="Times New Roman"/>
        </w:rPr>
        <w:t xml:space="preserve">. </w:t>
      </w:r>
    </w:p>
    <w:p w14:paraId="6B625D84" w14:textId="77777777" w:rsidR="00BC0A96" w:rsidRPr="009F1F5F" w:rsidRDefault="00BC0A96" w:rsidP="00EC4E1F">
      <w:pPr>
        <w:spacing w:line="480" w:lineRule="auto"/>
        <w:ind w:firstLine="720"/>
        <w:contextualSpacing/>
        <w:rPr>
          <w:rFonts w:ascii="Times New Roman" w:eastAsia="Times New Roman" w:hAnsi="Times New Roman" w:cs="Times New Roman"/>
          <w:b/>
          <w:bCs/>
        </w:rPr>
      </w:pPr>
    </w:p>
    <w:p w14:paraId="3FA5D339" w14:textId="5A373FDC" w:rsidR="00706AD7" w:rsidRPr="002335DD" w:rsidRDefault="00706AD7" w:rsidP="00706AD7">
      <w:pPr>
        <w:spacing w:line="480" w:lineRule="auto"/>
        <w:contextualSpacing/>
        <w:rPr>
          <w:rFonts w:ascii="Times New Roman" w:hAnsi="Times New Roman" w:cs="Times New Roman"/>
          <w:b/>
          <w:bCs/>
        </w:rPr>
      </w:pPr>
      <w:r w:rsidRPr="002335DD">
        <w:rPr>
          <w:rFonts w:ascii="Times New Roman" w:hAnsi="Times New Roman" w:cs="Times New Roman"/>
          <w:b/>
          <w:bCs/>
        </w:rPr>
        <w:t>Discussion</w:t>
      </w:r>
    </w:p>
    <w:p w14:paraId="73903652" w14:textId="6E3CCB63" w:rsidR="00706AD7" w:rsidRDefault="00706AD7" w:rsidP="006719FC">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2 demonstrates that a common representation </w:t>
      </w:r>
      <w:r w:rsidR="006719FC">
        <w:rPr>
          <w:rFonts w:ascii="Times New Roman" w:hAnsi="Times New Roman" w:cs="Times New Roman"/>
        </w:rPr>
        <w:t xml:space="preserve">can </w:t>
      </w:r>
      <w:r w:rsidRPr="002335DD">
        <w:rPr>
          <w:rFonts w:ascii="Times New Roman" w:hAnsi="Times New Roman" w:cs="Times New Roman"/>
        </w:rPr>
        <w:t>support</w:t>
      </w:r>
      <w:r w:rsidR="006719FC">
        <w:rPr>
          <w:rFonts w:ascii="Times New Roman" w:hAnsi="Times New Roman" w:cs="Times New Roman"/>
        </w:rPr>
        <w:t xml:space="preserve"> </w:t>
      </w:r>
      <w:r w:rsidRPr="002335DD">
        <w:rPr>
          <w:rFonts w:ascii="Times New Roman" w:hAnsi="Times New Roman" w:cs="Times New Roman"/>
        </w:rPr>
        <w:t>bidirectional expectations about saliva-sharing and comforting</w:t>
      </w:r>
      <w:r w:rsidR="006719FC">
        <w:rPr>
          <w:rFonts w:ascii="Times New Roman" w:hAnsi="Times New Roman" w:cs="Times New Roman"/>
        </w:rPr>
        <w:t xml:space="preserve"> and </w:t>
      </w:r>
      <w:r w:rsidRPr="002335DD">
        <w:rPr>
          <w:rFonts w:ascii="Times New Roman" w:hAnsi="Times New Roman" w:cs="Times New Roman"/>
        </w:rPr>
        <w:t>generates a novel, testable prediction for future behavioral research</w:t>
      </w:r>
      <w:r w:rsidR="0050488A">
        <w:rPr>
          <w:rFonts w:ascii="Times New Roman" w:hAnsi="Times New Roman" w:cs="Times New Roman"/>
        </w:rPr>
        <w:t xml:space="preserve">. </w:t>
      </w:r>
      <w:r w:rsidR="006562DB">
        <w:rPr>
          <w:rFonts w:ascii="Times New Roman" w:hAnsi="Times New Roman" w:cs="Times New Roman"/>
        </w:rPr>
        <w:t>However</w:t>
      </w:r>
      <w:r w:rsidR="006562DB" w:rsidRPr="002335DD">
        <w:rPr>
          <w:rFonts w:ascii="Times New Roman" w:hAnsi="Times New Roman" w:cs="Times New Roman"/>
        </w:rPr>
        <w:t xml:space="preserve">, </w:t>
      </w:r>
      <w:r w:rsidR="006562DB">
        <w:rPr>
          <w:rFonts w:ascii="Times New Roman" w:hAnsi="Times New Roman" w:cs="Times New Roman"/>
        </w:rPr>
        <w:t xml:space="preserve">an </w:t>
      </w:r>
      <w:r w:rsidR="006562DB" w:rsidRPr="002335DD">
        <w:rPr>
          <w:rFonts w:ascii="Times New Roman" w:hAnsi="Times New Roman" w:cs="Times New Roman"/>
        </w:rPr>
        <w:t xml:space="preserve">evolved predisposition to interpret </w:t>
      </w:r>
      <w:r w:rsidR="006719FC">
        <w:rPr>
          <w:rFonts w:ascii="Times New Roman" w:hAnsi="Times New Roman" w:cs="Times New Roman"/>
        </w:rPr>
        <w:t>both actions as</w:t>
      </w:r>
      <w:r w:rsidR="006562DB" w:rsidRPr="002335DD">
        <w:rPr>
          <w:rFonts w:ascii="Times New Roman" w:hAnsi="Times New Roman" w:cs="Times New Roman"/>
        </w:rPr>
        <w:t xml:space="preserve"> cues to relationship thickness could also give rise to bidirectional expectations</w:t>
      </w:r>
      <w:r w:rsidR="006719FC">
        <w:rPr>
          <w:rFonts w:ascii="Times New Roman" w:hAnsi="Times New Roman" w:cs="Times New Roman"/>
        </w:rPr>
        <w:t xml:space="preserve">. Thus, </w:t>
      </w:r>
      <w:r w:rsidR="006562DB">
        <w:rPr>
          <w:rFonts w:ascii="Times New Roman" w:hAnsi="Times New Roman" w:cs="Times New Roman"/>
        </w:rPr>
        <w:t xml:space="preserve">behavioral data </w:t>
      </w:r>
      <w:r w:rsidR="006719FC">
        <w:rPr>
          <w:rFonts w:ascii="Times New Roman" w:hAnsi="Times New Roman" w:cs="Times New Roman"/>
        </w:rPr>
        <w:t xml:space="preserve">confirming this prediction </w:t>
      </w:r>
      <w:r w:rsidR="006562DB">
        <w:rPr>
          <w:rFonts w:ascii="Times New Roman" w:hAnsi="Times New Roman" w:cs="Times New Roman"/>
        </w:rPr>
        <w:t>would not distinguish between associative learning and evolutionary accounts</w:t>
      </w:r>
      <w:r>
        <w:rPr>
          <w:rFonts w:ascii="Times New Roman" w:hAnsi="Times New Roman" w:cs="Times New Roman"/>
        </w:rPr>
        <w:t xml:space="preserve">. </w:t>
      </w:r>
      <w:r w:rsidR="006719FC">
        <w:rPr>
          <w:rFonts w:ascii="Times New Roman" w:hAnsi="Times New Roman" w:cs="Times New Roman"/>
        </w:rPr>
        <w:t xml:space="preserve">The two accounts, however, make different developmental predictions: if bidirectional expectations arise from associative learning, their strength should increase with experience; if they reflect an evolved predisposition, their strength should remain relatively stable across development. Simulation 3 tested whether such expectations strengthen through associative learning. </w:t>
      </w:r>
    </w:p>
    <w:p w14:paraId="7E80CFDC" w14:textId="77777777" w:rsidR="00706AD7" w:rsidRPr="00107760" w:rsidRDefault="00706AD7" w:rsidP="00706AD7">
      <w:pPr>
        <w:spacing w:line="480" w:lineRule="auto"/>
        <w:ind w:firstLine="720"/>
        <w:contextualSpacing/>
        <w:jc w:val="center"/>
        <w:rPr>
          <w:rFonts w:ascii="Times New Roman" w:hAnsi="Times New Roman" w:cs="Times New Roman"/>
          <w:b/>
          <w:bCs/>
        </w:rPr>
      </w:pPr>
      <w:r>
        <w:rPr>
          <w:rFonts w:ascii="Times New Roman" w:hAnsi="Times New Roman" w:cs="Times New Roman"/>
          <w:b/>
          <w:bCs/>
        </w:rPr>
        <w:t>Simulation 3</w:t>
      </w:r>
    </w:p>
    <w:p w14:paraId="2EB336AA" w14:textId="77777777" w:rsidR="00706AD7" w:rsidRPr="002335DD" w:rsidRDefault="00706AD7" w:rsidP="00706AD7">
      <w:pPr>
        <w:spacing w:line="480" w:lineRule="auto"/>
        <w:contextualSpacing/>
        <w:rPr>
          <w:rFonts w:ascii="Times New Roman" w:hAnsi="Times New Roman" w:cs="Times New Roman"/>
        </w:rPr>
      </w:pPr>
    </w:p>
    <w:p w14:paraId="2C44E875" w14:textId="77777777" w:rsidR="00706AD7" w:rsidRPr="007F79F3" w:rsidRDefault="00706AD7" w:rsidP="00706AD7">
      <w:pPr>
        <w:spacing w:line="480" w:lineRule="auto"/>
        <w:contextualSpacing/>
        <w:rPr>
          <w:rFonts w:ascii="Times New Roman" w:hAnsi="Times New Roman" w:cs="Times New Roman"/>
          <w:b/>
          <w:bCs/>
        </w:rPr>
      </w:pPr>
      <w:r w:rsidRPr="007F79F3">
        <w:rPr>
          <w:rFonts w:ascii="Times New Roman" w:hAnsi="Times New Roman" w:cs="Times New Roman"/>
          <w:b/>
          <w:bCs/>
        </w:rPr>
        <w:t>Network Architecture, Familiarization, and Test</w:t>
      </w:r>
    </w:p>
    <w:p w14:paraId="6A969C08" w14:textId="4DA431F9" w:rsidR="00706AD7" w:rsidRPr="002335DD" w:rsidRDefault="00706AD7" w:rsidP="00706AD7">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3 was identical to Simulation 2 except that networks </w:t>
      </w:r>
      <w:r w:rsidR="006719FC" w:rsidRPr="002335DD">
        <w:rPr>
          <w:rFonts w:ascii="Times New Roman" w:hAnsi="Times New Roman" w:cs="Times New Roman"/>
        </w:rPr>
        <w:t xml:space="preserve">were tested </w:t>
      </w:r>
      <w:r w:rsidRPr="002335DD">
        <w:rPr>
          <w:rFonts w:ascii="Times New Roman" w:hAnsi="Times New Roman" w:cs="Times New Roman"/>
        </w:rPr>
        <w:t xml:space="preserve">at three different "ages": young, intermediate, and old. The pretraining phase lasted for 100 epochs for young networks, </w:t>
      </w:r>
      <w:r w:rsidR="00077A55">
        <w:rPr>
          <w:rFonts w:ascii="Times New Roman" w:hAnsi="Times New Roman" w:cs="Times New Roman"/>
        </w:rPr>
        <w:t>300</w:t>
      </w:r>
      <w:r w:rsidR="004F2399" w:rsidRPr="002335DD">
        <w:rPr>
          <w:rFonts w:ascii="Times New Roman" w:hAnsi="Times New Roman" w:cs="Times New Roman"/>
        </w:rPr>
        <w:t xml:space="preserve"> </w:t>
      </w:r>
      <w:r w:rsidRPr="002335DD">
        <w:rPr>
          <w:rFonts w:ascii="Times New Roman" w:hAnsi="Times New Roman" w:cs="Times New Roman"/>
        </w:rPr>
        <w:t xml:space="preserve">epochs for intermediate networks, and </w:t>
      </w:r>
      <w:r w:rsidR="00CF25BC">
        <w:rPr>
          <w:rFonts w:ascii="Times New Roman" w:hAnsi="Times New Roman" w:cs="Times New Roman"/>
        </w:rPr>
        <w:t>8</w:t>
      </w:r>
      <w:r w:rsidR="00077A55">
        <w:rPr>
          <w:rFonts w:ascii="Times New Roman" w:hAnsi="Times New Roman" w:cs="Times New Roman"/>
        </w:rPr>
        <w:t>00</w:t>
      </w:r>
      <w:r w:rsidR="004F2399" w:rsidRPr="002335DD">
        <w:rPr>
          <w:rFonts w:ascii="Times New Roman" w:hAnsi="Times New Roman" w:cs="Times New Roman"/>
        </w:rPr>
        <w:t xml:space="preserve"> </w:t>
      </w:r>
      <w:r w:rsidRPr="002335DD">
        <w:rPr>
          <w:rFonts w:ascii="Times New Roman" w:hAnsi="Times New Roman" w:cs="Times New Roman"/>
        </w:rPr>
        <w:t xml:space="preserve">epochs for old networks. </w:t>
      </w:r>
      <w:r w:rsidR="004B3242">
        <w:rPr>
          <w:rFonts w:ascii="Times New Roman" w:hAnsi="Times New Roman" w:cs="Times New Roman"/>
        </w:rPr>
        <w:t xml:space="preserve">This </w:t>
      </w:r>
      <w:r w:rsidR="004B3242" w:rsidRPr="002335DD">
        <w:rPr>
          <w:rFonts w:ascii="Times New Roman" w:hAnsi="Times New Roman" w:cs="Times New Roman"/>
        </w:rPr>
        <w:lastRenderedPageBreak/>
        <w:t xml:space="preserve">parameter implemented the assumption that infants at different ages necessarily enter experiments with differing amounts of real-world experience. </w:t>
      </w:r>
      <w:commentRangeStart w:id="37"/>
      <w:commentRangeStart w:id="38"/>
      <w:commentRangeStart w:id="39"/>
      <w:r w:rsidRPr="002335DD">
        <w:rPr>
          <w:rFonts w:ascii="Times New Roman" w:hAnsi="Times New Roman" w:cs="Times New Roman"/>
        </w:rPr>
        <w:t>Additionally, the learning rate</w:t>
      </w:r>
      <w:ins w:id="40" w:author="Benton, Deon" w:date="2025-10-24T09:47:00Z" w16du:dateUtc="2025-10-24T14:47:00Z">
        <w:r w:rsidR="00982856">
          <w:rPr>
            <w:rFonts w:ascii="Times New Roman" w:hAnsi="Times New Roman" w:cs="Times New Roman"/>
          </w:rPr>
          <w:t xml:space="preserve"> parameter</w:t>
        </w:r>
      </w:ins>
      <w:r w:rsidRPr="002335DD">
        <w:rPr>
          <w:rFonts w:ascii="Times New Roman" w:hAnsi="Times New Roman" w:cs="Times New Roman"/>
        </w:rPr>
        <w:t xml:space="preserve"> for young networks was 0.001, 0.01 for intermediate networks, and 0.1 for old networks. </w:t>
      </w:r>
      <w:commentRangeEnd w:id="37"/>
      <w:r w:rsidR="006719FC">
        <w:rPr>
          <w:rStyle w:val="CommentReference"/>
        </w:rPr>
        <w:commentReference w:id="37"/>
      </w:r>
      <w:commentRangeEnd w:id="38"/>
      <w:r w:rsidR="004B3242">
        <w:rPr>
          <w:rStyle w:val="CommentReference"/>
        </w:rPr>
        <w:commentReference w:id="38"/>
      </w:r>
      <w:commentRangeEnd w:id="39"/>
      <w:r w:rsidR="00893FF2">
        <w:rPr>
          <w:rStyle w:val="CommentReference"/>
        </w:rPr>
        <w:commentReference w:id="39"/>
      </w:r>
      <w:r w:rsidR="004B3242">
        <w:rPr>
          <w:rFonts w:ascii="Times New Roman" w:hAnsi="Times New Roman" w:cs="Times New Roman"/>
        </w:rPr>
        <w:t>This parameter</w:t>
      </w:r>
      <w:r w:rsidR="004B3242" w:rsidRPr="002335DD">
        <w:rPr>
          <w:rFonts w:ascii="Times New Roman" w:hAnsi="Times New Roman" w:cs="Times New Roman"/>
        </w:rPr>
        <w:t xml:space="preserve"> </w:t>
      </w:r>
      <w:ins w:id="41" w:author="Benton, Deon" w:date="2025-10-24T09:47:00Z" w16du:dateUtc="2025-10-24T14:47:00Z">
        <w:r w:rsidR="00982856">
          <w:rPr>
            <w:rFonts w:ascii="Times New Roman" w:hAnsi="Times New Roman" w:cs="Times New Roman"/>
          </w:rPr>
          <w:t>controls the magnitude of the weight chang</w:t>
        </w:r>
      </w:ins>
      <w:ins w:id="42" w:author="Benton, Deon" w:date="2025-10-24T09:48:00Z" w16du:dateUtc="2025-10-24T14:48:00Z">
        <w:r w:rsidR="00982856">
          <w:rPr>
            <w:rFonts w:ascii="Times New Roman" w:hAnsi="Times New Roman" w:cs="Times New Roman"/>
          </w:rPr>
          <w:t>es in the model and corresponds</w:t>
        </w:r>
      </w:ins>
      <w:ins w:id="43" w:author="Benton, Deon" w:date="2025-10-25T11:17:00Z" w16du:dateUtc="2025-10-25T16:17:00Z">
        <w:r w:rsidR="00CF25BC">
          <w:rPr>
            <w:rFonts w:ascii="Times New Roman" w:hAnsi="Times New Roman" w:cs="Times New Roman"/>
          </w:rPr>
          <w:t xml:space="preserve"> theoretically</w:t>
        </w:r>
      </w:ins>
      <w:ins w:id="44" w:author="Benton, Deon" w:date="2025-10-24T09:48:00Z" w16du:dateUtc="2025-10-24T14:48:00Z">
        <w:r w:rsidR="00982856">
          <w:rPr>
            <w:rFonts w:ascii="Times New Roman" w:hAnsi="Times New Roman" w:cs="Times New Roman"/>
          </w:rPr>
          <w:t xml:space="preserve"> to </w:t>
        </w:r>
      </w:ins>
      <w:r w:rsidR="004B3242" w:rsidRPr="002335DD">
        <w:rPr>
          <w:rFonts w:ascii="Times New Roman" w:hAnsi="Times New Roman" w:cs="Times New Roman"/>
        </w:rPr>
        <w:t xml:space="preserve">the notion that processing speed improves with age. </w:t>
      </w:r>
      <w:r w:rsidRPr="002335DD">
        <w:rPr>
          <w:rFonts w:ascii="Times New Roman" w:hAnsi="Times New Roman" w:cs="Times New Roman"/>
        </w:rPr>
        <w:t xml:space="preserve">Finally, the number of hidden units was 10 for young networks, 20 for intermediate networks, and 30 for old networks. </w:t>
      </w:r>
      <w:r w:rsidR="004B3242">
        <w:rPr>
          <w:rFonts w:ascii="Times New Roman" w:hAnsi="Times New Roman" w:cs="Times New Roman"/>
        </w:rPr>
        <w:t>This</w:t>
      </w:r>
      <w:r w:rsidRPr="002335DD">
        <w:rPr>
          <w:rFonts w:ascii="Times New Roman" w:hAnsi="Times New Roman" w:cs="Times New Roman"/>
        </w:rPr>
        <w:t xml:space="preserve"> parameter captured the idea that infants' processing capacity improves with age. All three parameters implemented a simple model of development that is consistent with existing developmental simulation studies (e.g., </w:t>
      </w:r>
      <w:r w:rsidR="00EA3D4E" w:rsidRPr="002335DD">
        <w:rPr>
          <w:rFonts w:ascii="Times New Roman" w:hAnsi="Times New Roman" w:cs="Times New Roman"/>
        </w:rPr>
        <w:t>Benton, 2024</w:t>
      </w:r>
      <w:r w:rsidR="00EA3D4E">
        <w:rPr>
          <w:rFonts w:ascii="Times New Roman" w:hAnsi="Times New Roman" w:cs="Times New Roman"/>
        </w:rPr>
        <w:t xml:space="preserve">; </w:t>
      </w:r>
      <w:proofErr w:type="spellStart"/>
      <w:r w:rsidRPr="002335DD">
        <w:rPr>
          <w:rFonts w:ascii="Times New Roman" w:hAnsi="Times New Roman" w:cs="Times New Roman"/>
        </w:rPr>
        <w:t>Rakison</w:t>
      </w:r>
      <w:proofErr w:type="spellEnd"/>
      <w:r w:rsidRPr="002335DD">
        <w:rPr>
          <w:rFonts w:ascii="Times New Roman" w:hAnsi="Times New Roman" w:cs="Times New Roman"/>
        </w:rPr>
        <w:t xml:space="preserve"> &amp; </w:t>
      </w:r>
      <w:proofErr w:type="spellStart"/>
      <w:r w:rsidRPr="002335DD">
        <w:rPr>
          <w:rFonts w:ascii="Times New Roman" w:hAnsi="Times New Roman" w:cs="Times New Roman"/>
        </w:rPr>
        <w:t>Lupyan</w:t>
      </w:r>
      <w:proofErr w:type="spellEnd"/>
      <w:r w:rsidRPr="002335DD">
        <w:rPr>
          <w:rFonts w:ascii="Times New Roman" w:hAnsi="Times New Roman" w:cs="Times New Roman"/>
        </w:rPr>
        <w:t>, 2008).</w:t>
      </w:r>
    </w:p>
    <w:p w14:paraId="2EECBC58" w14:textId="77777777" w:rsidR="00706AD7" w:rsidRPr="002335DD" w:rsidRDefault="00706AD7" w:rsidP="00706AD7">
      <w:pPr>
        <w:spacing w:line="480" w:lineRule="auto"/>
        <w:contextualSpacing/>
        <w:rPr>
          <w:rFonts w:ascii="Times New Roman" w:hAnsi="Times New Roman" w:cs="Times New Roman"/>
        </w:rPr>
      </w:pPr>
    </w:p>
    <w:p w14:paraId="4B0242DA" w14:textId="77777777" w:rsidR="00706AD7" w:rsidRPr="007F79F3" w:rsidRDefault="00706AD7" w:rsidP="00706AD7">
      <w:pPr>
        <w:spacing w:line="480" w:lineRule="auto"/>
        <w:contextualSpacing/>
        <w:jc w:val="center"/>
        <w:rPr>
          <w:rFonts w:ascii="Times New Roman" w:hAnsi="Times New Roman" w:cs="Times New Roman"/>
          <w:b/>
          <w:bCs/>
        </w:rPr>
      </w:pPr>
      <w:r w:rsidRPr="007F79F3">
        <w:rPr>
          <w:rFonts w:ascii="Times New Roman" w:hAnsi="Times New Roman" w:cs="Times New Roman"/>
          <w:b/>
          <w:bCs/>
        </w:rPr>
        <w:t>Results</w:t>
      </w:r>
    </w:p>
    <w:p w14:paraId="55E09717" w14:textId="77777777" w:rsidR="006E072D" w:rsidRDefault="006E072D" w:rsidP="006E072D">
      <w:pPr>
        <w:keepNext/>
        <w:spacing w:line="480" w:lineRule="auto"/>
        <w:contextualSpacing/>
        <w:rPr>
          <w:rFonts w:ascii="Times New Roman" w:hAnsi="Times New Roman" w:cs="Times New Roman"/>
        </w:rPr>
      </w:pPr>
      <w:r>
        <w:rPr>
          <w:noProof/>
        </w:rPr>
        <w:lastRenderedPageBreak/>
        <w:drawing>
          <wp:inline distT="0" distB="0" distL="0" distR="0" wp14:anchorId="21CFAE27" wp14:editId="2482970E">
            <wp:extent cx="6148388" cy="3458468"/>
            <wp:effectExtent l="0" t="0" r="5080" b="8890"/>
            <wp:docPr id="408490507" name="Picture 4"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90507" name="Picture 4" descr="A graph of different sizes and shap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1862" cy="3460422"/>
                    </a:xfrm>
                    <a:prstGeom prst="rect">
                      <a:avLst/>
                    </a:prstGeom>
                  </pic:spPr>
                </pic:pic>
              </a:graphicData>
            </a:graphic>
          </wp:inline>
        </w:drawing>
      </w:r>
    </w:p>
    <w:p w14:paraId="08DE1911" w14:textId="78C7D3D3" w:rsidR="00706AD7" w:rsidRDefault="00706AD7" w:rsidP="006E072D">
      <w:pPr>
        <w:keepNext/>
        <w:spacing w:line="240" w:lineRule="auto"/>
        <w:contextualSpacing/>
        <w:rPr>
          <w:rFonts w:ascii="Times New Roman" w:hAnsi="Times New Roman" w:cs="Times New Roman"/>
        </w:rPr>
      </w:pPr>
      <w:r w:rsidRPr="00EE7293">
        <w:rPr>
          <w:rFonts w:ascii="Times New Roman" w:hAnsi="Times New Roman" w:cs="Times New Roman"/>
        </w:rPr>
        <w:t xml:space="preserve">Figure </w:t>
      </w:r>
      <w:r>
        <w:rPr>
          <w:rFonts w:ascii="Times New Roman" w:hAnsi="Times New Roman" w:cs="Times New Roman"/>
        </w:rPr>
        <w:t>4</w:t>
      </w:r>
      <w:r w:rsidRPr="00EE7293">
        <w:rPr>
          <w:rFonts w:ascii="Times New Roman" w:hAnsi="Times New Roman" w:cs="Times New Roman"/>
        </w:rPr>
        <w:t xml:space="preserve">. </w:t>
      </w:r>
      <w:proofErr w:type="gramStart"/>
      <w:r w:rsidRPr="00EE7293">
        <w:rPr>
          <w:rFonts w:ascii="Times New Roman" w:hAnsi="Times New Roman" w:cs="Times New Roman"/>
        </w:rPr>
        <w:t>Networks’</w:t>
      </w:r>
      <w:proofErr w:type="gramEnd"/>
      <w:r w:rsidRPr="00EE7293">
        <w:rPr>
          <w:rFonts w:ascii="Times New Roman" w:hAnsi="Times New Roman" w:cs="Times New Roman"/>
        </w:rPr>
        <w:t xml:space="preserve"> mean looking time to the </w:t>
      </w:r>
      <w:r>
        <w:rPr>
          <w:rFonts w:ascii="Times New Roman" w:hAnsi="Times New Roman" w:cs="Times New Roman"/>
        </w:rPr>
        <w:t>Comforter</w:t>
      </w:r>
      <w:r w:rsidRPr="00EE7293">
        <w:rPr>
          <w:rFonts w:ascii="Times New Roman" w:hAnsi="Times New Roman" w:cs="Times New Roman"/>
        </w:rPr>
        <w:t xml:space="preserve"> and </w:t>
      </w:r>
      <w:r>
        <w:rPr>
          <w:rFonts w:ascii="Times New Roman" w:hAnsi="Times New Roman" w:cs="Times New Roman"/>
        </w:rPr>
        <w:t>Non-Comforter</w:t>
      </w:r>
      <w:r w:rsidRPr="00EE7293">
        <w:rPr>
          <w:rFonts w:ascii="Times New Roman" w:hAnsi="Times New Roman" w:cs="Times New Roman"/>
        </w:rPr>
        <w:t xml:space="preserve"> across Conditions</w:t>
      </w:r>
      <w:r>
        <w:rPr>
          <w:rFonts w:ascii="Times New Roman" w:hAnsi="Times New Roman" w:cs="Times New Roman"/>
        </w:rPr>
        <w:t xml:space="preserve">, Age, and Familiarization </w:t>
      </w:r>
      <w:r w:rsidRPr="00EE7293">
        <w:rPr>
          <w:rFonts w:ascii="Times New Roman" w:hAnsi="Times New Roman" w:cs="Times New Roman"/>
        </w:rPr>
        <w:t>Epochs.</w:t>
      </w:r>
    </w:p>
    <w:p w14:paraId="04B9E375" w14:textId="77777777" w:rsidR="006E072D" w:rsidRPr="006E072D" w:rsidRDefault="006E072D" w:rsidP="006E072D">
      <w:pPr>
        <w:keepNext/>
        <w:spacing w:line="240" w:lineRule="auto"/>
        <w:contextualSpacing/>
      </w:pPr>
    </w:p>
    <w:p w14:paraId="4A2DCD56" w14:textId="6AF64C42" w:rsidR="00706AD7" w:rsidRPr="002335DD" w:rsidRDefault="00706AD7" w:rsidP="00B447CA">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Figure 4 shows networks’ looking times to the Comforter and Non-Comforter across the Experimental and Control Conditions, Age, and Familiarization Epochs. Data for networks in these conditions were entered into a linear mixed-effects model with Test Trial as the within-subjects fixed effect (Comforter vs. Non-Comforter), Condition (Experimental vs. Control), Familiarization Epoch (5 vs. 10), and Age (Young vs. Intermediate vs. Old) as the between-subjects fixed effects, and participants as the random effect. </w:t>
      </w:r>
      <w:r w:rsidR="002B7725" w:rsidRPr="002B7725">
        <w:rPr>
          <w:rFonts w:ascii="Times New Roman" w:hAnsi="Times New Roman" w:cs="Times New Roman"/>
        </w:rPr>
        <w:t>The results revealed several main effects and two-way interactions, which were qualified by two three-way interactions.</w:t>
      </w:r>
      <w:r w:rsidR="002B7725">
        <w:rPr>
          <w:rFonts w:ascii="Times New Roman" w:hAnsi="Times New Roman" w:cs="Times New Roman"/>
        </w:rPr>
        <w:t xml:space="preserve"> </w:t>
      </w:r>
      <w:r w:rsidR="002B7725" w:rsidRPr="002B7725">
        <w:rPr>
          <w:rFonts w:ascii="Times New Roman" w:hAnsi="Times New Roman" w:cs="Times New Roman"/>
        </w:rPr>
        <w:t xml:space="preserve">The first three-way interaction was between Test Trial, Age, and Condition,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2B7725" w:rsidRPr="002B7725">
        <w:rPr>
          <w:rFonts w:ascii="Times New Roman" w:hAnsi="Times New Roman" w:cs="Times New Roman"/>
        </w:rPr>
        <w:t xml:space="preserve">2, 228) = </w:t>
      </w:r>
      <w:r w:rsidR="004E2A03">
        <w:rPr>
          <w:rFonts w:ascii="Times New Roman" w:hAnsi="Times New Roman" w:cs="Times New Roman"/>
        </w:rPr>
        <w:t>8.41</w:t>
      </w:r>
      <w:r w:rsidR="002B7725" w:rsidRPr="002B7725">
        <w:rPr>
          <w:rFonts w:ascii="Times New Roman" w:hAnsi="Times New Roman" w:cs="Times New Roman"/>
        </w:rPr>
        <w:t xml:space="preserve">, p </w:t>
      </w:r>
      <w:r w:rsidR="004E2A03">
        <w:rPr>
          <w:rFonts w:ascii="Times New Roman" w:hAnsi="Times New Roman" w:cs="Times New Roman"/>
        </w:rPr>
        <w:t xml:space="preserve">&lt; </w:t>
      </w:r>
      <w:r w:rsidR="002B7725">
        <w:rPr>
          <w:rFonts w:ascii="Times New Roman" w:hAnsi="Times New Roman" w:cs="Times New Roman"/>
        </w:rPr>
        <w:t>.</w:t>
      </w:r>
      <w:r w:rsidR="002B7725" w:rsidRPr="002B7725">
        <w:rPr>
          <w:rFonts w:ascii="Times New Roman" w:hAnsi="Times New Roman" w:cs="Times New Roman"/>
        </w:rPr>
        <w:t>0</w:t>
      </w:r>
      <w:r w:rsidR="004E2A03">
        <w:rPr>
          <w:rFonts w:ascii="Times New Roman" w:hAnsi="Times New Roman" w:cs="Times New Roman"/>
        </w:rPr>
        <w:t>01</w:t>
      </w:r>
      <w:r w:rsidR="002B7725" w:rsidRPr="002B7725">
        <w:rPr>
          <w:rFonts w:ascii="Times New Roman" w:hAnsi="Times New Roman" w:cs="Times New Roman"/>
        </w:rPr>
        <w:t xml:space="preserve">. The second three-way interaction was between Age, Condition, and Epoch,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2B7725" w:rsidRPr="002B7725">
        <w:rPr>
          <w:rFonts w:ascii="Times New Roman" w:hAnsi="Times New Roman" w:cs="Times New Roman"/>
        </w:rPr>
        <w:t xml:space="preserve">2, 228) = </w:t>
      </w:r>
      <w:r w:rsidR="004E2A03">
        <w:rPr>
          <w:rFonts w:ascii="Times New Roman" w:hAnsi="Times New Roman" w:cs="Times New Roman"/>
        </w:rPr>
        <w:t>18.47</w:t>
      </w:r>
      <w:r w:rsidR="002B7725" w:rsidRPr="002B7725">
        <w:rPr>
          <w:rFonts w:ascii="Times New Roman" w:hAnsi="Times New Roman" w:cs="Times New Roman"/>
        </w:rPr>
        <w:t xml:space="preserve">, p </w:t>
      </w:r>
      <w:r w:rsidR="00AF5DD3">
        <w:rPr>
          <w:rFonts w:ascii="Times New Roman" w:hAnsi="Times New Roman" w:cs="Times New Roman"/>
        </w:rPr>
        <w:t>&lt;</w:t>
      </w:r>
      <w:r w:rsidR="002B7725" w:rsidRPr="002B7725">
        <w:rPr>
          <w:rFonts w:ascii="Times New Roman" w:hAnsi="Times New Roman" w:cs="Times New Roman"/>
        </w:rPr>
        <w:t xml:space="preserve"> </w:t>
      </w:r>
      <w:r w:rsidR="00AF5DD3">
        <w:rPr>
          <w:rFonts w:ascii="Times New Roman" w:hAnsi="Times New Roman" w:cs="Times New Roman"/>
        </w:rPr>
        <w:t>.</w:t>
      </w:r>
      <w:r w:rsidR="002B7725" w:rsidRPr="002B7725">
        <w:rPr>
          <w:rFonts w:ascii="Times New Roman" w:hAnsi="Times New Roman" w:cs="Times New Roman"/>
        </w:rPr>
        <w:t>0</w:t>
      </w:r>
      <w:r w:rsidR="004E2A03">
        <w:rPr>
          <w:rFonts w:ascii="Times New Roman" w:hAnsi="Times New Roman" w:cs="Times New Roman"/>
        </w:rPr>
        <w:t>0</w:t>
      </w:r>
      <w:r w:rsidR="00AF5DD3">
        <w:rPr>
          <w:rFonts w:ascii="Times New Roman" w:hAnsi="Times New Roman" w:cs="Times New Roman"/>
        </w:rPr>
        <w:t>1</w:t>
      </w:r>
      <w:r w:rsidR="002B7725" w:rsidRPr="002B7725">
        <w:rPr>
          <w:rFonts w:ascii="Times New Roman" w:hAnsi="Times New Roman" w:cs="Times New Roman"/>
        </w:rPr>
        <w:t>. Here, we only focus on the first three-way interaction because the second one was not theoretically meaningful.</w:t>
      </w:r>
      <w:r w:rsidR="00BF3B8A">
        <w:rPr>
          <w:rFonts w:ascii="Times New Roman" w:hAnsi="Times New Roman" w:cs="Times New Roman"/>
        </w:rPr>
        <w:t xml:space="preserve"> </w:t>
      </w:r>
      <w:r w:rsidRPr="002335DD">
        <w:rPr>
          <w:rFonts w:ascii="Times New Roman" w:hAnsi="Times New Roman" w:cs="Times New Roman"/>
        </w:rPr>
        <w:t>Follow-up analysis for each Age and Condition showed that the young networks looked</w:t>
      </w:r>
      <w:r w:rsidR="004E2A03">
        <w:rPr>
          <w:rFonts w:ascii="Times New Roman" w:hAnsi="Times New Roman" w:cs="Times New Roman"/>
        </w:rPr>
        <w:t xml:space="preserve"> longer at the Comforter (</w:t>
      </w:r>
      <w:r w:rsidR="004E2A03" w:rsidRPr="004E2A03">
        <w:rPr>
          <w:rFonts w:ascii="Times New Roman" w:hAnsi="Times New Roman" w:cs="Times New Roman"/>
          <w:i/>
          <w:iCs/>
        </w:rPr>
        <w:t>M</w:t>
      </w:r>
      <w:r w:rsidR="004E2A03">
        <w:rPr>
          <w:rFonts w:ascii="Times New Roman" w:hAnsi="Times New Roman" w:cs="Times New Roman"/>
        </w:rPr>
        <w:t xml:space="preserve"> = 1.25, </w:t>
      </w:r>
      <w:r w:rsidR="004E2A03" w:rsidRPr="0063122C">
        <w:rPr>
          <w:rFonts w:ascii="Times New Roman" w:hAnsi="Times New Roman" w:cs="Times New Roman"/>
          <w:i/>
          <w:iCs/>
        </w:rPr>
        <w:t>SD</w:t>
      </w:r>
      <w:r w:rsidR="004E2A03">
        <w:rPr>
          <w:rFonts w:ascii="Times New Roman" w:hAnsi="Times New Roman" w:cs="Times New Roman"/>
        </w:rPr>
        <w:t xml:space="preserve"> = 0.55) than the Non-comforter (</w:t>
      </w:r>
      <w:r w:rsidR="004E2A03" w:rsidRPr="0063122C">
        <w:rPr>
          <w:rFonts w:ascii="Times New Roman" w:hAnsi="Times New Roman" w:cs="Times New Roman"/>
          <w:i/>
          <w:iCs/>
        </w:rPr>
        <w:t>M</w:t>
      </w:r>
      <w:r w:rsidR="004E2A03">
        <w:rPr>
          <w:rFonts w:ascii="Times New Roman" w:hAnsi="Times New Roman" w:cs="Times New Roman"/>
        </w:rPr>
        <w:t xml:space="preserve"> = </w:t>
      </w:r>
      <w:r w:rsidR="004E2A03">
        <w:rPr>
          <w:rFonts w:ascii="Times New Roman" w:hAnsi="Times New Roman" w:cs="Times New Roman"/>
        </w:rPr>
        <w:lastRenderedPageBreak/>
        <w:t xml:space="preserve">1.11, </w:t>
      </w:r>
      <w:r w:rsidR="004E2A03" w:rsidRPr="0063122C">
        <w:rPr>
          <w:rFonts w:ascii="Times New Roman" w:hAnsi="Times New Roman" w:cs="Times New Roman"/>
          <w:i/>
          <w:iCs/>
        </w:rPr>
        <w:t>SD</w:t>
      </w:r>
      <w:r w:rsidR="004E2A03">
        <w:rPr>
          <w:rFonts w:ascii="Times New Roman" w:hAnsi="Times New Roman" w:cs="Times New Roman"/>
        </w:rPr>
        <w:t xml:space="preserve"> = 0.54) in the Experimental Condition, t(39) = 3.65, </w:t>
      </w:r>
      <w:r w:rsidR="004E2A03">
        <w:rPr>
          <w:rFonts w:ascii="Times New Roman" w:hAnsi="Times New Roman" w:cs="Times New Roman"/>
          <w:i/>
          <w:iCs/>
        </w:rPr>
        <w:t xml:space="preserve">p </w:t>
      </w:r>
      <w:r w:rsidR="004E2A03">
        <w:rPr>
          <w:rFonts w:ascii="Times New Roman" w:hAnsi="Times New Roman" w:cs="Times New Roman"/>
        </w:rPr>
        <w:t>&lt; 001,  but equally long at the Comforter (</w:t>
      </w:r>
      <w:r w:rsidR="004E2A03" w:rsidRPr="004E2A03">
        <w:rPr>
          <w:rFonts w:ascii="Times New Roman" w:hAnsi="Times New Roman" w:cs="Times New Roman"/>
          <w:i/>
          <w:iCs/>
        </w:rPr>
        <w:t>M</w:t>
      </w:r>
      <w:r w:rsidR="004E2A03">
        <w:rPr>
          <w:rFonts w:ascii="Times New Roman" w:hAnsi="Times New Roman" w:cs="Times New Roman"/>
        </w:rPr>
        <w:t xml:space="preserve"> = 1.09, </w:t>
      </w:r>
      <w:r w:rsidR="004E2A03" w:rsidRPr="000D5C26">
        <w:rPr>
          <w:rFonts w:ascii="Times New Roman" w:hAnsi="Times New Roman" w:cs="Times New Roman"/>
          <w:i/>
          <w:iCs/>
        </w:rPr>
        <w:t>SD</w:t>
      </w:r>
      <w:r w:rsidR="004E2A03">
        <w:rPr>
          <w:rFonts w:ascii="Times New Roman" w:hAnsi="Times New Roman" w:cs="Times New Roman"/>
        </w:rPr>
        <w:t xml:space="preserve"> = 0.53) and Non-comforter (</w:t>
      </w:r>
      <w:r w:rsidR="004E2A03" w:rsidRPr="004E2A03">
        <w:rPr>
          <w:rFonts w:ascii="Times New Roman" w:hAnsi="Times New Roman" w:cs="Times New Roman"/>
          <w:i/>
          <w:iCs/>
        </w:rPr>
        <w:t>M</w:t>
      </w:r>
      <w:r w:rsidR="004E2A03">
        <w:rPr>
          <w:rFonts w:ascii="Times New Roman" w:hAnsi="Times New Roman" w:cs="Times New Roman"/>
        </w:rPr>
        <w:t xml:space="preserve"> = 1.09, </w:t>
      </w:r>
      <w:r w:rsidR="004E2A03" w:rsidRPr="000D5C26">
        <w:rPr>
          <w:rFonts w:ascii="Times New Roman" w:hAnsi="Times New Roman" w:cs="Times New Roman"/>
          <w:i/>
          <w:iCs/>
        </w:rPr>
        <w:t>SD</w:t>
      </w:r>
      <w:r w:rsidR="004E2A03">
        <w:rPr>
          <w:rFonts w:ascii="Times New Roman" w:hAnsi="Times New Roman" w:cs="Times New Roman"/>
        </w:rPr>
        <w:t xml:space="preserve"> = 0.55) in the Control Condition, t(39) = </w:t>
      </w:r>
      <w:r w:rsidR="00F86CDB">
        <w:rPr>
          <w:rFonts w:ascii="Times New Roman" w:hAnsi="Times New Roman" w:cs="Times New Roman"/>
        </w:rPr>
        <w:t>-0.33</w:t>
      </w:r>
      <w:r w:rsidR="004E2A03">
        <w:rPr>
          <w:rFonts w:ascii="Times New Roman" w:hAnsi="Times New Roman" w:cs="Times New Roman"/>
        </w:rPr>
        <w:t xml:space="preserve">, </w:t>
      </w:r>
      <w:r w:rsidR="004E2A03">
        <w:rPr>
          <w:rFonts w:ascii="Times New Roman" w:hAnsi="Times New Roman" w:cs="Times New Roman"/>
          <w:i/>
          <w:iCs/>
        </w:rPr>
        <w:t xml:space="preserve">p </w:t>
      </w:r>
      <w:r w:rsidR="00F86CDB">
        <w:rPr>
          <w:rFonts w:ascii="Times New Roman" w:hAnsi="Times New Roman" w:cs="Times New Roman"/>
        </w:rPr>
        <w:t>= .74</w:t>
      </w:r>
      <w:r w:rsidRPr="002335DD">
        <w:rPr>
          <w:rFonts w:ascii="Times New Roman" w:hAnsi="Times New Roman" w:cs="Times New Roman"/>
        </w:rPr>
        <w:t xml:space="preserve">. </w:t>
      </w:r>
      <w:r w:rsidR="00B752DC">
        <w:rPr>
          <w:rFonts w:ascii="Times New Roman" w:hAnsi="Times New Roman" w:cs="Times New Roman"/>
        </w:rPr>
        <w:t>Similarly</w:t>
      </w:r>
      <w:r w:rsidRPr="002335DD">
        <w:rPr>
          <w:rFonts w:ascii="Times New Roman" w:hAnsi="Times New Roman" w:cs="Times New Roman"/>
        </w:rPr>
        <w:t>, intermediate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6</w:t>
      </w:r>
      <w:r w:rsidRPr="002335DD">
        <w:rPr>
          <w:rFonts w:ascii="Times New Roman" w:hAnsi="Times New Roman" w:cs="Times New Roman"/>
        </w:rPr>
        <w:t xml:space="preserve">, </w:t>
      </w:r>
      <w:r w:rsidRPr="007F79F3">
        <w:rPr>
          <w:rFonts w:ascii="Times New Roman" w:hAnsi="Times New Roman" w:cs="Times New Roman"/>
          <w:i/>
          <w:iCs/>
        </w:rPr>
        <w:t xml:space="preserve">SD </w:t>
      </w:r>
      <w:r w:rsidRPr="002335DD">
        <w:rPr>
          <w:rFonts w:ascii="Times New Roman" w:hAnsi="Times New Roman" w:cs="Times New Roman"/>
        </w:rPr>
        <w:t xml:space="preserve">= </w:t>
      </w:r>
      <w:r w:rsidR="00B752DC">
        <w:rPr>
          <w:rFonts w:ascii="Times New Roman" w:hAnsi="Times New Roman" w:cs="Times New Roman"/>
        </w:rPr>
        <w:t>2.07</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4.79</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1.95</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2.61</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1D50B4">
        <w:rPr>
          <w:rFonts w:ascii="Times New Roman" w:hAnsi="Times New Roman" w:cs="Times New Roman"/>
        </w:rPr>
        <w:t xml:space="preserve">= </w:t>
      </w:r>
      <w:r w:rsidR="00B752DC">
        <w:rPr>
          <w:rFonts w:ascii="Times New Roman" w:hAnsi="Times New Roman" w:cs="Times New Roman"/>
        </w:rPr>
        <w:t>.</w:t>
      </w:r>
      <w:r w:rsidR="001D50B4">
        <w:rPr>
          <w:rFonts w:ascii="Times New Roman" w:hAnsi="Times New Roman" w:cs="Times New Roman"/>
        </w:rPr>
        <w:t>0</w:t>
      </w:r>
      <w:r w:rsidR="00B752DC">
        <w:rPr>
          <w:rFonts w:ascii="Times New Roman" w:hAnsi="Times New Roman" w:cs="Times New Roman"/>
        </w:rPr>
        <w:t>1</w:t>
      </w:r>
      <w:r w:rsidR="001D50B4">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4.96</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2.10</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5.61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2.13</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1D50B4">
        <w:rPr>
          <w:rFonts w:ascii="Times New Roman" w:hAnsi="Times New Roman" w:cs="Times New Roman"/>
        </w:rPr>
        <w:t>-</w:t>
      </w:r>
      <w:r w:rsidR="00B752DC">
        <w:rPr>
          <w:rFonts w:ascii="Times New Roman" w:hAnsi="Times New Roman" w:cs="Times New Roman"/>
        </w:rPr>
        <w:t>1.59</w:t>
      </w:r>
      <w:r w:rsidRPr="002335DD">
        <w:rPr>
          <w:rFonts w:ascii="Times New Roman" w:hAnsi="Times New Roman" w:cs="Times New Roman"/>
        </w:rPr>
        <w:t xml:space="preserve">, </w:t>
      </w:r>
      <w:r w:rsidRPr="007F79F3">
        <w:rPr>
          <w:rFonts w:ascii="Times New Roman" w:hAnsi="Times New Roman" w:cs="Times New Roman"/>
          <w:i/>
          <w:iCs/>
        </w:rPr>
        <w:t xml:space="preserve">p </w:t>
      </w:r>
      <w:r w:rsidRPr="002335DD">
        <w:rPr>
          <w:rFonts w:ascii="Times New Roman" w:hAnsi="Times New Roman" w:cs="Times New Roman"/>
        </w:rPr>
        <w:t>= .</w:t>
      </w:r>
      <w:r w:rsidR="00B752DC">
        <w:rPr>
          <w:rFonts w:ascii="Times New Roman" w:hAnsi="Times New Roman" w:cs="Times New Roman"/>
        </w:rPr>
        <w:t>12</w:t>
      </w:r>
      <w:r w:rsidRPr="002335DD">
        <w:rPr>
          <w:rFonts w:ascii="Times New Roman" w:hAnsi="Times New Roman" w:cs="Times New Roman"/>
        </w:rPr>
        <w:t xml:space="preserve">. </w:t>
      </w:r>
      <w:r w:rsidR="00B752DC">
        <w:rPr>
          <w:rFonts w:ascii="Times New Roman" w:hAnsi="Times New Roman" w:cs="Times New Roman"/>
        </w:rPr>
        <w:t>Finally</w:t>
      </w:r>
      <w:r w:rsidRPr="002335DD">
        <w:rPr>
          <w:rFonts w:ascii="Times New Roman" w:hAnsi="Times New Roman" w:cs="Times New Roman"/>
        </w:rPr>
        <w:t>, old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16.71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3.62</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12.92</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5.34</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4.67</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AE3C90">
        <w:rPr>
          <w:rFonts w:ascii="Times New Roman" w:hAnsi="Times New Roman" w:cs="Times New Roman"/>
        </w:rPr>
        <w:t>= 0</w:t>
      </w:r>
      <w:r w:rsidR="00EC48D3">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3.28</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6D1E83">
        <w:rPr>
          <w:rFonts w:ascii="Times New Roman" w:hAnsi="Times New Roman" w:cs="Times New Roman"/>
        </w:rPr>
        <w:t>0.9</w:t>
      </w:r>
      <w:r w:rsidR="00B752DC">
        <w:rPr>
          <w:rFonts w:ascii="Times New Roman" w:hAnsi="Times New Roman" w:cs="Times New Roman"/>
        </w:rPr>
        <w:t>5</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3.11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1.20</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0.75</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 .</w:t>
      </w:r>
      <w:r w:rsidR="00B752DC">
        <w:rPr>
          <w:rFonts w:ascii="Times New Roman" w:hAnsi="Times New Roman" w:cs="Times New Roman"/>
        </w:rPr>
        <w:t>46</w:t>
      </w:r>
      <w:r w:rsidRPr="002335DD">
        <w:rPr>
          <w:rFonts w:ascii="Times New Roman" w:hAnsi="Times New Roman" w:cs="Times New Roman"/>
        </w:rPr>
        <w:t>. Crucially, it was the case that the difference in looking time to the Comforter and Non-Comforter in the Experimental condition increased with age; that is, the difference in looking time to the Comforter and Non-Comforter was greater for the intermediate networks (</w:t>
      </w:r>
      <w:r w:rsidRPr="007F79F3">
        <w:rPr>
          <w:rFonts w:ascii="Times New Roman" w:hAnsi="Times New Roman" w:cs="Times New Roman"/>
          <w:i/>
          <w:iCs/>
        </w:rPr>
        <w:t>M</w:t>
      </w:r>
      <w:r w:rsidRPr="002335DD">
        <w:rPr>
          <w:rFonts w:ascii="Times New Roman" w:hAnsi="Times New Roman" w:cs="Times New Roman"/>
        </w:rPr>
        <w:t xml:space="preserve"> = 1.</w:t>
      </w:r>
      <w:r w:rsidR="007C67C1">
        <w:rPr>
          <w:rFonts w:ascii="Times New Roman" w:hAnsi="Times New Roman" w:cs="Times New Roman"/>
        </w:rPr>
        <w:t>21</w:t>
      </w:r>
      <w:r w:rsidRPr="002335DD">
        <w:rPr>
          <w:rFonts w:ascii="Times New Roman" w:hAnsi="Times New Roman" w:cs="Times New Roman"/>
        </w:rPr>
        <w:t xml:space="preserve">, SD = </w:t>
      </w:r>
      <w:r w:rsidR="007C67C1">
        <w:rPr>
          <w:rFonts w:ascii="Times New Roman" w:hAnsi="Times New Roman" w:cs="Times New Roman"/>
        </w:rPr>
        <w:t>2.94</w:t>
      </w:r>
      <w:r w:rsidRPr="002335DD">
        <w:rPr>
          <w:rFonts w:ascii="Times New Roman" w:hAnsi="Times New Roman" w:cs="Times New Roman"/>
        </w:rPr>
        <w:t>) than for the young networks (</w:t>
      </w:r>
      <w:r w:rsidRPr="007F79F3">
        <w:rPr>
          <w:rFonts w:ascii="Times New Roman" w:hAnsi="Times New Roman" w:cs="Times New Roman"/>
          <w:i/>
          <w:iCs/>
        </w:rPr>
        <w:t>M</w:t>
      </w:r>
      <w:r w:rsidRPr="002335DD">
        <w:rPr>
          <w:rFonts w:ascii="Times New Roman" w:hAnsi="Times New Roman" w:cs="Times New Roman"/>
        </w:rPr>
        <w:t xml:space="preserve"> = </w:t>
      </w:r>
      <w:r w:rsidR="007C67C1">
        <w:rPr>
          <w:rFonts w:ascii="Times New Roman" w:hAnsi="Times New Roman" w:cs="Times New Roman"/>
        </w:rPr>
        <w:t>0.15</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0.2</w:t>
      </w:r>
      <w:r w:rsidR="007C67C1">
        <w:rPr>
          <w:rFonts w:ascii="Times New Roman" w:hAnsi="Times New Roman" w:cs="Times New Roman"/>
        </w:rPr>
        <w:t>6</w:t>
      </w:r>
      <w:r w:rsidRPr="002335DD">
        <w:rPr>
          <w:rFonts w:ascii="Times New Roman" w:hAnsi="Times New Roman" w:cs="Times New Roman"/>
        </w:rPr>
        <w:t xml:space="preserve">), </w:t>
      </w:r>
      <w:r w:rsidRPr="007F79F3">
        <w:rPr>
          <w:rFonts w:ascii="Times New Roman" w:hAnsi="Times New Roman" w:cs="Times New Roman"/>
          <w:i/>
          <w:iCs/>
        </w:rPr>
        <w:t>t</w:t>
      </w:r>
      <w:r w:rsidRPr="002335DD">
        <w:rPr>
          <w:rFonts w:ascii="Times New Roman" w:hAnsi="Times New Roman" w:cs="Times New Roman"/>
        </w:rPr>
        <w:t>(</w:t>
      </w:r>
      <w:r w:rsidR="00CE22F2">
        <w:rPr>
          <w:rFonts w:ascii="Times New Roman" w:hAnsi="Times New Roman" w:cs="Times New Roman"/>
        </w:rPr>
        <w:t>39.</w:t>
      </w:r>
      <w:r w:rsidR="007C67C1">
        <w:rPr>
          <w:rFonts w:ascii="Times New Roman" w:hAnsi="Times New Roman" w:cs="Times New Roman"/>
        </w:rPr>
        <w:t>59</w:t>
      </w:r>
      <w:r w:rsidRPr="002335DD">
        <w:rPr>
          <w:rFonts w:ascii="Times New Roman" w:hAnsi="Times New Roman" w:cs="Times New Roman"/>
        </w:rPr>
        <w:t xml:space="preserve">) = </w:t>
      </w:r>
      <w:r w:rsidR="007C67C1">
        <w:rPr>
          <w:rFonts w:ascii="Times New Roman" w:hAnsi="Times New Roman" w:cs="Times New Roman"/>
        </w:rPr>
        <w:t>-2.28</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 .03</w:t>
      </w:r>
      <w:r w:rsidRPr="002335DD">
        <w:rPr>
          <w:rFonts w:ascii="Times New Roman" w:hAnsi="Times New Roman" w:cs="Times New Roman"/>
        </w:rPr>
        <w:t>. Similarly, this difference was greater for the old networks (</w:t>
      </w:r>
      <w:r w:rsidRPr="00995594">
        <w:rPr>
          <w:rFonts w:ascii="Times New Roman" w:hAnsi="Times New Roman" w:cs="Times New Roman"/>
          <w:i/>
          <w:iCs/>
        </w:rPr>
        <w:t xml:space="preserve">M </w:t>
      </w:r>
      <w:r w:rsidRPr="002335DD">
        <w:rPr>
          <w:rFonts w:ascii="Times New Roman" w:hAnsi="Times New Roman" w:cs="Times New Roman"/>
        </w:rPr>
        <w:t xml:space="preserve">= </w:t>
      </w:r>
      <w:r w:rsidR="007C67C1">
        <w:rPr>
          <w:rFonts w:ascii="Times New Roman" w:hAnsi="Times New Roman" w:cs="Times New Roman"/>
        </w:rPr>
        <w:t>3.79</w:t>
      </w:r>
      <w:r w:rsidRPr="002335DD">
        <w:rPr>
          <w:rFonts w:ascii="Times New Roman" w:hAnsi="Times New Roman" w:cs="Times New Roman"/>
        </w:rPr>
        <w:t xml:space="preserve">, </w:t>
      </w:r>
      <w:r w:rsidRPr="00995594">
        <w:rPr>
          <w:rFonts w:ascii="Times New Roman" w:hAnsi="Times New Roman" w:cs="Times New Roman"/>
          <w:i/>
          <w:iCs/>
        </w:rPr>
        <w:t>SD</w:t>
      </w:r>
      <w:r w:rsidRPr="002335DD">
        <w:rPr>
          <w:rFonts w:ascii="Times New Roman" w:hAnsi="Times New Roman" w:cs="Times New Roman"/>
        </w:rPr>
        <w:t xml:space="preserve"> = </w:t>
      </w:r>
      <w:r w:rsidR="007C67C1">
        <w:rPr>
          <w:rFonts w:ascii="Times New Roman" w:hAnsi="Times New Roman" w:cs="Times New Roman"/>
        </w:rPr>
        <w:t>5.13</w:t>
      </w:r>
      <w:r w:rsidRPr="002335DD">
        <w:rPr>
          <w:rFonts w:ascii="Times New Roman" w:hAnsi="Times New Roman" w:cs="Times New Roman"/>
        </w:rPr>
        <w:t xml:space="preserve">) than the intermediate ones, </w:t>
      </w:r>
      <w:proofErr w:type="gramStart"/>
      <w:r w:rsidRPr="00995594">
        <w:rPr>
          <w:rFonts w:ascii="Times New Roman" w:hAnsi="Times New Roman" w:cs="Times New Roman"/>
          <w:i/>
          <w:iCs/>
        </w:rPr>
        <w:t>t</w:t>
      </w:r>
      <w:r w:rsidRPr="002335DD">
        <w:rPr>
          <w:rFonts w:ascii="Times New Roman" w:hAnsi="Times New Roman" w:cs="Times New Roman"/>
        </w:rPr>
        <w:t>(</w:t>
      </w:r>
      <w:proofErr w:type="gramEnd"/>
      <w:r w:rsidR="007C67C1">
        <w:rPr>
          <w:rFonts w:ascii="Times New Roman" w:hAnsi="Times New Roman" w:cs="Times New Roman"/>
        </w:rPr>
        <w:t>62.09</w:t>
      </w:r>
      <w:r w:rsidRPr="002335DD">
        <w:rPr>
          <w:rFonts w:ascii="Times New Roman" w:hAnsi="Times New Roman" w:cs="Times New Roman"/>
        </w:rPr>
        <w:t>) = -</w:t>
      </w:r>
      <w:r w:rsidR="007C67C1">
        <w:rPr>
          <w:rFonts w:ascii="Times New Roman" w:hAnsi="Times New Roman" w:cs="Times New Roman"/>
        </w:rPr>
        <w:t>2.76</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&lt;</w:t>
      </w:r>
      <w:r w:rsidR="007C67C1" w:rsidRPr="002335DD">
        <w:rPr>
          <w:rFonts w:ascii="Times New Roman" w:hAnsi="Times New Roman" w:cs="Times New Roman"/>
        </w:rPr>
        <w:t xml:space="preserve"> </w:t>
      </w:r>
      <w:r w:rsidR="007C67C1">
        <w:rPr>
          <w:rFonts w:ascii="Times New Roman" w:hAnsi="Times New Roman" w:cs="Times New Roman"/>
        </w:rPr>
        <w:t>.</w:t>
      </w:r>
      <w:r w:rsidRPr="002335DD">
        <w:rPr>
          <w:rFonts w:ascii="Times New Roman" w:hAnsi="Times New Roman" w:cs="Times New Roman"/>
        </w:rPr>
        <w:t>0</w:t>
      </w:r>
      <w:r w:rsidR="007C67C1">
        <w:rPr>
          <w:rFonts w:ascii="Times New Roman" w:hAnsi="Times New Roman" w:cs="Times New Roman"/>
        </w:rPr>
        <w:t>1</w:t>
      </w:r>
      <w:r w:rsidRPr="002335DD">
        <w:rPr>
          <w:rFonts w:ascii="Times New Roman" w:hAnsi="Times New Roman" w:cs="Times New Roman"/>
        </w:rPr>
        <w:t>. This supports the contention that the strength of the bidirectional expectation gets stronger with age.</w:t>
      </w:r>
    </w:p>
    <w:p w14:paraId="5A2B4A50" w14:textId="77777777" w:rsidR="00706AD7" w:rsidRPr="00995594" w:rsidRDefault="00706AD7" w:rsidP="00706AD7">
      <w:pPr>
        <w:spacing w:line="480" w:lineRule="auto"/>
        <w:contextualSpacing/>
        <w:rPr>
          <w:rFonts w:ascii="Times New Roman" w:hAnsi="Times New Roman" w:cs="Times New Roman"/>
          <w:b/>
          <w:bCs/>
        </w:rPr>
      </w:pPr>
      <w:r w:rsidRPr="00995594">
        <w:rPr>
          <w:rFonts w:ascii="Times New Roman" w:hAnsi="Times New Roman" w:cs="Times New Roman"/>
          <w:b/>
          <w:bCs/>
        </w:rPr>
        <w:t>Discussion</w:t>
      </w:r>
    </w:p>
    <w:p w14:paraId="6034A9D2" w14:textId="72CBC898" w:rsidR="00CB773E" w:rsidRDefault="00706AD7" w:rsidP="0063122C">
      <w:pPr>
        <w:spacing w:line="480" w:lineRule="auto"/>
        <w:ind w:firstLine="720"/>
        <w:contextualSpacing/>
        <w:rPr>
          <w:ins w:id="45" w:author="Benton, Deon" w:date="2025-10-25T11:22:00Z" w16du:dateUtc="2025-10-25T16:22:00Z"/>
          <w:rFonts w:ascii="Times New Roman" w:hAnsi="Times New Roman" w:cs="Times New Roman"/>
        </w:rPr>
      </w:pPr>
      <w:r w:rsidRPr="002335DD">
        <w:rPr>
          <w:rFonts w:ascii="Times New Roman" w:hAnsi="Times New Roman" w:cs="Times New Roman"/>
        </w:rPr>
        <w:t xml:space="preserve">Simulation 3 </w:t>
      </w:r>
      <w:r w:rsidR="004B3242">
        <w:rPr>
          <w:rFonts w:ascii="Times New Roman" w:hAnsi="Times New Roman" w:cs="Times New Roman"/>
        </w:rPr>
        <w:t xml:space="preserve">showed that </w:t>
      </w:r>
      <w:r w:rsidR="00A10C9F">
        <w:rPr>
          <w:rFonts w:ascii="Times New Roman" w:hAnsi="Times New Roman" w:cs="Times New Roman"/>
        </w:rPr>
        <w:t>expectations</w:t>
      </w:r>
      <w:r w:rsidR="004B3242">
        <w:rPr>
          <w:rFonts w:ascii="Times New Roman" w:hAnsi="Times New Roman" w:cs="Times New Roman"/>
        </w:rPr>
        <w:t xml:space="preserve"> of saliva sharing following comforting </w:t>
      </w:r>
      <w:r w:rsidR="00A10C9F">
        <w:rPr>
          <w:rFonts w:ascii="Times New Roman" w:hAnsi="Times New Roman" w:cs="Times New Roman"/>
        </w:rPr>
        <w:t xml:space="preserve">strengthened </w:t>
      </w:r>
      <w:r w:rsidRPr="002335DD">
        <w:rPr>
          <w:rFonts w:ascii="Times New Roman" w:hAnsi="Times New Roman" w:cs="Times New Roman"/>
        </w:rPr>
        <w:t>over</w:t>
      </w:r>
      <w:r w:rsidR="00A10C9F">
        <w:rPr>
          <w:rFonts w:ascii="Times New Roman" w:hAnsi="Times New Roman" w:cs="Times New Roman"/>
        </w:rPr>
        <w:t xml:space="preserve"> </w:t>
      </w:r>
      <w:r w:rsidRPr="002335DD">
        <w:rPr>
          <w:rFonts w:ascii="Times New Roman" w:hAnsi="Times New Roman" w:cs="Times New Roman"/>
        </w:rPr>
        <w:t xml:space="preserve">time. </w:t>
      </w:r>
      <w:r w:rsidR="00A10C9F">
        <w:rPr>
          <w:rFonts w:ascii="Times New Roman" w:hAnsi="Times New Roman" w:cs="Times New Roman"/>
        </w:rPr>
        <w:t>Because</w:t>
      </w:r>
      <w:r w:rsidR="00303FE0">
        <w:rPr>
          <w:rFonts w:ascii="Times New Roman" w:hAnsi="Times New Roman" w:cs="Times New Roman"/>
        </w:rPr>
        <w:t xml:space="preserve"> an evolutionary account predicts stable expectations, this finding offers a novel testable prediction for behavioral studies that could distinguish between associative learning and evolutionary accounts. </w:t>
      </w:r>
    </w:p>
    <w:p w14:paraId="656CD112" w14:textId="77777777" w:rsidR="005F057E" w:rsidRDefault="005F057E" w:rsidP="0063122C">
      <w:pPr>
        <w:spacing w:line="480" w:lineRule="auto"/>
        <w:ind w:firstLine="720"/>
        <w:contextualSpacing/>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commentRangeStart w:id="46"/>
      <w:commentRangeStart w:id="47"/>
      <w:r>
        <w:rPr>
          <w:rFonts w:ascii="Times New Roman" w:hAnsi="Times New Roman" w:cs="Times New Roman"/>
          <w:b/>
          <w:bCs/>
          <w:color w:val="000000" w:themeColor="text1"/>
        </w:rPr>
        <w:t>General Discussion</w:t>
      </w:r>
    </w:p>
    <w:p w14:paraId="0B402165" w14:textId="71C6875A" w:rsidR="008254FF" w:rsidRDefault="00BE4A98" w:rsidP="00BE4A98">
      <w:pPr>
        <w:spacing w:line="480" w:lineRule="auto"/>
        <w:ind w:firstLine="720"/>
        <w:contextualSpacing/>
        <w:rPr>
          <w:rFonts w:ascii="Times New Roman" w:hAnsi="Times New Roman" w:cs="Times New Roman"/>
        </w:rPr>
      </w:pPr>
      <w:r>
        <w:rPr>
          <w:rFonts w:ascii="Times New Roman" w:hAnsi="Times New Roman" w:cs="Times New Roman"/>
        </w:rPr>
        <w:lastRenderedPageBreak/>
        <w:t>A recent study by Thomas et al. (2022)</w:t>
      </w:r>
      <w:r w:rsidR="0033048C">
        <w:rPr>
          <w:rFonts w:ascii="Times New Roman" w:hAnsi="Times New Roman" w:cs="Times New Roman"/>
        </w:rPr>
        <w:t xml:space="preserve"> in </w:t>
      </w:r>
      <w:proofErr w:type="gramStart"/>
      <w:r w:rsidR="0033048C">
        <w:rPr>
          <w:rFonts w:ascii="Times New Roman" w:hAnsi="Times New Roman" w:cs="Times New Roman"/>
          <w:i/>
          <w:iCs/>
        </w:rPr>
        <w:t>Science</w:t>
      </w:r>
      <w:proofErr w:type="gramEnd"/>
      <w:r>
        <w:rPr>
          <w:rFonts w:ascii="Times New Roman" w:hAnsi="Times New Roman" w:cs="Times New Roman"/>
        </w:rPr>
        <w:t xml:space="preserve"> showed that 8</w:t>
      </w:r>
      <w:ins w:id="48" w:author="Hoch, Justine" w:date="2025-10-13T13:27:00Z" w16du:dateUtc="2025-10-13T18:27:00Z">
        <w:r w:rsidR="00894E50">
          <w:rPr>
            <w:rFonts w:ascii="Times New Roman" w:hAnsi="Times New Roman" w:cs="Times New Roman"/>
          </w:rPr>
          <w:t>.5</w:t>
        </w:r>
      </w:ins>
      <w:r>
        <w:rPr>
          <w:rFonts w:ascii="Times New Roman" w:hAnsi="Times New Roman" w:cs="Times New Roman"/>
        </w:rPr>
        <w:t xml:space="preserve">- to 10-month-old infants expect saliva-sharers to comfort </w:t>
      </w:r>
      <w:r w:rsidR="006A0961">
        <w:rPr>
          <w:rFonts w:ascii="Times New Roman" w:hAnsi="Times New Roman" w:cs="Times New Roman"/>
        </w:rPr>
        <w:t xml:space="preserve">each other during moments of distress.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w:t>
      </w:r>
      <w:r w:rsidR="000C71C0">
        <w:rPr>
          <w:rFonts w:ascii="Times New Roman" w:hAnsi="Times New Roman" w:cs="Times New Roman"/>
        </w:rPr>
        <w:t xml:space="preserve">to </w:t>
      </w:r>
      <w:r w:rsidR="00604CCF">
        <w:rPr>
          <w:rFonts w:ascii="Times New Roman" w:hAnsi="Times New Roman" w:cs="Times New Roman"/>
        </w:rPr>
        <w:t>test whether</w:t>
      </w:r>
      <w:r w:rsidR="00DC18A0">
        <w:rPr>
          <w:rFonts w:ascii="Times New Roman" w:hAnsi="Times New Roman" w:cs="Times New Roman"/>
        </w:rPr>
        <w:t xml:space="preserve"> a computational instantiation of</w:t>
      </w:r>
      <w:r w:rsidR="00604CCF">
        <w:rPr>
          <w:rFonts w:ascii="Times New Roman" w:hAnsi="Times New Roman" w:cs="Times New Roman"/>
        </w:rPr>
        <w:t xml:space="preserve"> this account</w:t>
      </w:r>
      <w:ins w:id="49" w:author="Benton, Deon" w:date="2025-10-10T12:00:00Z" w16du:dateUtc="2025-10-10T17:00:00Z">
        <w:r w:rsidR="00DC18A0">
          <w:rPr>
            <w:rFonts w:ascii="Times New Roman" w:hAnsi="Times New Roman" w:cs="Times New Roman"/>
          </w:rPr>
          <w:t xml:space="preserve"> </w:t>
        </w:r>
      </w:ins>
      <w:r w:rsidR="00604CCF">
        <w:rPr>
          <w:rFonts w:ascii="Times New Roman" w:hAnsi="Times New Roman" w:cs="Times New Roman"/>
        </w:rPr>
        <w:t xml:space="preserve">could explain </w:t>
      </w:r>
      <w:r w:rsidR="00AD46D5">
        <w:rPr>
          <w:rFonts w:ascii="Times New Roman" w:hAnsi="Times New Roman" w:cs="Times New Roman"/>
        </w:rPr>
        <w:t xml:space="preserve">them. </w:t>
      </w:r>
      <w:r w:rsidR="000C71C0">
        <w:rPr>
          <w:rFonts w:ascii="Times New Roman" w:hAnsi="Times New Roman" w:cs="Times New Roman"/>
        </w:rPr>
        <w:t xml:space="preserve">The crux of our proposal is that </w:t>
      </w:r>
      <w:r w:rsidR="00D74091" w:rsidRPr="00D74091">
        <w:rPr>
          <w:rFonts w:ascii="Times New Roman" w:hAnsi="Times New Roman" w:cs="Times New Roman"/>
        </w:rPr>
        <w:t xml:space="preserve">infants </w:t>
      </w:r>
      <w:commentRangeStart w:id="50"/>
      <w:commentRangeStart w:id="51"/>
      <w:r w:rsidR="00D74091" w:rsidRPr="00D74091">
        <w:rPr>
          <w:rFonts w:ascii="Times New Roman" w:hAnsi="Times New Roman" w:cs="Times New Roman"/>
        </w:rPr>
        <w:t xml:space="preserve">build separate representations of saliva sharing and comforting </w:t>
      </w:r>
      <w:r w:rsidR="00D74091">
        <w:rPr>
          <w:rFonts w:ascii="Times New Roman" w:hAnsi="Times New Roman" w:cs="Times New Roman"/>
        </w:rPr>
        <w:t xml:space="preserve">based on repeated, real-world experience seeing these events. </w:t>
      </w:r>
      <w:r w:rsidR="00953EBC">
        <w:rPr>
          <w:rFonts w:ascii="Times New Roman" w:hAnsi="Times New Roman" w:cs="Times New Roman"/>
        </w:rPr>
        <w:t>Crucially, if the same individual participates in both events</w:t>
      </w:r>
      <w:r w:rsidR="00D74091" w:rsidRPr="00D74091">
        <w:rPr>
          <w:rFonts w:ascii="Times New Roman" w:hAnsi="Times New Roman" w:cs="Times New Roman"/>
        </w:rPr>
        <w:t>, those representations become integrated into a</w:t>
      </w:r>
      <w:ins w:id="52" w:author="detbenton1991@gmail.com" w:date="2025-10-24T22:32:00Z" w16du:dateUtc="2025-10-25T03:32:00Z">
        <w:r w:rsidR="0063122C">
          <w:rPr>
            <w:rFonts w:ascii="Times New Roman" w:hAnsi="Times New Roman" w:cs="Times New Roman"/>
          </w:rPr>
          <w:t xml:space="preserve"> single,</w:t>
        </w:r>
      </w:ins>
      <w:r w:rsidR="00D74091" w:rsidRPr="00D74091">
        <w:rPr>
          <w:rFonts w:ascii="Times New Roman" w:hAnsi="Times New Roman" w:cs="Times New Roman"/>
        </w:rPr>
        <w:t xml:space="preserve"> common representation</w:t>
      </w:r>
      <w:r w:rsidR="00953EBC">
        <w:rPr>
          <w:rFonts w:ascii="Times New Roman" w:hAnsi="Times New Roman" w:cs="Times New Roman"/>
        </w:rPr>
        <w:t xml:space="preserve">. </w:t>
      </w:r>
      <w:commentRangeEnd w:id="50"/>
      <w:r w:rsidR="009D6067">
        <w:rPr>
          <w:rStyle w:val="CommentReference"/>
        </w:rPr>
        <w:commentReference w:id="50"/>
      </w:r>
      <w:commentRangeEnd w:id="51"/>
      <w:r w:rsidR="0020778B">
        <w:rPr>
          <w:rStyle w:val="CommentReference"/>
        </w:rPr>
        <w:commentReference w:id="51"/>
      </w:r>
      <w:r w:rsidR="00953EBC">
        <w:rPr>
          <w:rFonts w:ascii="Times New Roman" w:hAnsi="Times New Roman" w:cs="Times New Roman"/>
        </w:rPr>
        <w:t xml:space="preserve">Two consequences </w:t>
      </w:r>
      <w:proofErr w:type="gramStart"/>
      <w:r w:rsidR="00CB3A6F">
        <w:rPr>
          <w:rFonts w:ascii="Times New Roman" w:hAnsi="Times New Roman" w:cs="Times New Roman"/>
        </w:rPr>
        <w:t>follow from</w:t>
      </w:r>
      <w:proofErr w:type="gramEnd"/>
      <w:r w:rsidR="00CB3A6F">
        <w:rPr>
          <w:rFonts w:ascii="Times New Roman" w:hAnsi="Times New Roman" w:cs="Times New Roman"/>
        </w:rPr>
        <w:t xml:space="preserve"> this</w:t>
      </w:r>
      <w:r w:rsidR="00953EBC">
        <w:rPr>
          <w:rFonts w:ascii="Times New Roman" w:hAnsi="Times New Roman" w:cs="Times New Roman"/>
        </w:rPr>
        <w:t xml:space="preserve"> process. First, activating one feature </w:t>
      </w:r>
      <w:r w:rsidR="00D74091" w:rsidRPr="00D74091">
        <w:rPr>
          <w:rFonts w:ascii="Times New Roman" w:hAnsi="Times New Roman" w:cs="Times New Roman"/>
        </w:rPr>
        <w:t xml:space="preserve">(e.g., saliva sharing) </w:t>
      </w:r>
      <w:r w:rsidR="00953EBC">
        <w:rPr>
          <w:rFonts w:ascii="Times New Roman" w:hAnsi="Times New Roman" w:cs="Times New Roman"/>
        </w:rPr>
        <w:t xml:space="preserve">will </w:t>
      </w:r>
      <w:r w:rsidR="004F3D7E">
        <w:rPr>
          <w:rFonts w:ascii="Times New Roman" w:hAnsi="Times New Roman" w:cs="Times New Roman"/>
        </w:rPr>
        <w:t>trigger</w:t>
      </w:r>
      <w:r w:rsidR="00953EBC">
        <w:rPr>
          <w:rFonts w:ascii="Times New Roman" w:hAnsi="Times New Roman" w:cs="Times New Roman"/>
        </w:rPr>
        <w:t xml:space="preserve"> the other</w:t>
      </w:r>
      <w:r w:rsidR="00D74091" w:rsidRPr="00D74091">
        <w:rPr>
          <w:rFonts w:ascii="Times New Roman" w:hAnsi="Times New Roman" w:cs="Times New Roman"/>
        </w:rPr>
        <w:t xml:space="preserve"> (e.g., comforting)</w:t>
      </w:r>
      <w:r w:rsidR="00045FB9">
        <w:rPr>
          <w:rFonts w:ascii="Times New Roman" w:hAnsi="Times New Roman" w:cs="Times New Roman"/>
        </w:rPr>
        <w:t xml:space="preserve"> via activation of the common representation to which both actions are linked</w:t>
      </w:r>
      <w:r w:rsidR="00D74091" w:rsidRPr="00D74091">
        <w:rPr>
          <w:rFonts w:ascii="Times New Roman" w:hAnsi="Times New Roman" w:cs="Times New Roman"/>
        </w:rPr>
        <w:t xml:space="preserve">. </w:t>
      </w:r>
      <w:r w:rsidR="00953EBC">
        <w:rPr>
          <w:rFonts w:ascii="Times New Roman" w:hAnsi="Times New Roman" w:cs="Times New Roman"/>
        </w:rPr>
        <w:t>Second, t</w:t>
      </w:r>
      <w:r w:rsidR="00D74091" w:rsidRPr="00D74091">
        <w:rPr>
          <w:rFonts w:ascii="Times New Roman" w:hAnsi="Times New Roman" w:cs="Times New Roman"/>
        </w:rPr>
        <w:t>his common representation</w:t>
      </w:r>
      <w:r w:rsidR="004F3D7E">
        <w:rPr>
          <w:rFonts w:ascii="Times New Roman" w:hAnsi="Times New Roman" w:cs="Times New Roman"/>
        </w:rPr>
        <w:t xml:space="preserve"> may</w:t>
      </w:r>
      <w:r w:rsidR="00D74091" w:rsidRPr="00D74091">
        <w:rPr>
          <w:rFonts w:ascii="Times New Roman" w:hAnsi="Times New Roman" w:cs="Times New Roman"/>
        </w:rPr>
        <w:t xml:space="preserve"> support bidirectional </w:t>
      </w:r>
      <w:r w:rsidR="00AA02A2">
        <w:rPr>
          <w:rFonts w:ascii="Times New Roman" w:hAnsi="Times New Roman" w:cs="Times New Roman"/>
        </w:rPr>
        <w:t>expectations</w:t>
      </w:r>
      <w:r w:rsidR="00045FB9">
        <w:rPr>
          <w:rFonts w:ascii="Times New Roman" w:hAnsi="Times New Roman" w:cs="Times New Roman"/>
        </w:rPr>
        <w:t xml:space="preserve"> that increase in strength over development</w:t>
      </w:r>
      <w:r w:rsidR="00CB3A6F">
        <w:rPr>
          <w:rFonts w:ascii="Times New Roman" w:hAnsi="Times New Roman" w:cs="Times New Roman"/>
        </w:rPr>
        <w:t>: Infants may expect comforting following saliva sharing and saliva sharing following comforting.</w:t>
      </w:r>
      <w:ins w:id="53" w:author="Benton, Deon" w:date="2025-10-10T12:01:00Z" w16du:dateUtc="2025-10-10T17:01:00Z">
        <w:r w:rsidR="00DC18A0">
          <w:rPr>
            <w:rFonts w:ascii="Times New Roman" w:hAnsi="Times New Roman" w:cs="Times New Roman"/>
          </w:rPr>
          <w:t xml:space="preserve"> </w:t>
        </w:r>
      </w:ins>
    </w:p>
    <w:p w14:paraId="7A8B26BE" w14:textId="4C86828A" w:rsidR="000C71C0" w:rsidRDefault="008254FF" w:rsidP="00BE4A98">
      <w:pPr>
        <w:spacing w:line="480" w:lineRule="auto"/>
        <w:ind w:firstLine="720"/>
        <w:contextualSpacing/>
        <w:rPr>
          <w:rFonts w:ascii="Times New Roman" w:hAnsi="Times New Roman" w:cs="Times New Roman"/>
        </w:rPr>
      </w:pPr>
      <w:r>
        <w:rPr>
          <w:rFonts w:ascii="Times New Roman" w:hAnsi="Times New Roman" w:cs="Times New Roman"/>
        </w:rPr>
        <w:t xml:space="preserve">Simulation 1 demonstrated that this account was sufficient to explain infants’ looking behavior in Thomas et al. (2022). </w:t>
      </w:r>
      <w:r w:rsidR="00DC18A0">
        <w:rPr>
          <w:rFonts w:ascii="Times New Roman" w:hAnsi="Times New Roman" w:cs="Times New Roman"/>
        </w:rPr>
        <w:t>Simulation 2 extended this simulation by showing that</w:t>
      </w:r>
      <w:r>
        <w:rPr>
          <w:rFonts w:ascii="Times New Roman" w:hAnsi="Times New Roman" w:cs="Times New Roman"/>
        </w:rPr>
        <w:t xml:space="preserve"> expectations of saliva sharing and comforting </w:t>
      </w:r>
      <w:r w:rsidR="00DC18A0">
        <w:rPr>
          <w:rFonts w:ascii="Times New Roman" w:hAnsi="Times New Roman" w:cs="Times New Roman"/>
        </w:rPr>
        <w:t xml:space="preserve">could be </w:t>
      </w:r>
      <w:r>
        <w:rPr>
          <w:rFonts w:ascii="Times New Roman" w:hAnsi="Times New Roman" w:cs="Times New Roman"/>
        </w:rPr>
        <w:t>bidirectional</w:t>
      </w:r>
      <w:r w:rsidR="00F46546">
        <w:rPr>
          <w:rFonts w:ascii="Times New Roman" w:hAnsi="Times New Roman" w:cs="Times New Roman"/>
          <w:color w:val="000000" w:themeColor="text1"/>
        </w:rPr>
        <w:t>.</w:t>
      </w:r>
      <w:r w:rsidR="00CD2BB4">
        <w:rPr>
          <w:rFonts w:ascii="Times New Roman" w:hAnsi="Times New Roman" w:cs="Times New Roman"/>
          <w:color w:val="000000" w:themeColor="text1"/>
        </w:rPr>
        <w:t xml:space="preserve"> </w:t>
      </w:r>
      <w:r w:rsidR="00882B82">
        <w:rPr>
          <w:rFonts w:ascii="Times New Roman" w:hAnsi="Times New Roman" w:cs="Times New Roman"/>
          <w:color w:val="000000" w:themeColor="text1"/>
        </w:rPr>
        <w:t xml:space="preserve">Simulation 3 showed that the strength of these expectations should increase over time.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comfort.</w:t>
      </w:r>
      <w:commentRangeEnd w:id="46"/>
      <w:r w:rsidR="00AF6173">
        <w:rPr>
          <w:rStyle w:val="CommentReference"/>
        </w:rPr>
        <w:commentReference w:id="46"/>
      </w:r>
      <w:commentRangeEnd w:id="47"/>
      <w:r w:rsidR="00E7020B">
        <w:rPr>
          <w:rStyle w:val="CommentReference"/>
        </w:rPr>
        <w:commentReference w:id="47"/>
      </w:r>
    </w:p>
    <w:p w14:paraId="6AD06BD2" w14:textId="67AEC63A"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w:t>
      </w:r>
      <w:r w:rsidR="000F454F">
        <w:rPr>
          <w:rFonts w:ascii="Times New Roman" w:hAnsi="Times New Roman" w:cs="Times New Roman"/>
        </w:rPr>
        <w:lastRenderedPageBreak/>
        <w:t>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6608A55B"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xml:space="preserve">’ knowledge about the social meaning of saliva sharing </w:t>
      </w:r>
      <w:r w:rsidR="009D6067">
        <w:rPr>
          <w:rFonts w:ascii="Times New Roman" w:hAnsi="Times New Roman" w:cs="Times New Roman"/>
        </w:rPr>
        <w:t xml:space="preserve">necessarily </w:t>
      </w:r>
      <w:r w:rsidR="0080070C">
        <w:rPr>
          <w:rFonts w:ascii="Times New Roman" w:hAnsi="Times New Roman" w:cs="Times New Roman"/>
        </w:rPr>
        <w:t>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w:t>
      </w:r>
      <w:r w:rsidR="005F057E">
        <w:rPr>
          <w:rFonts w:ascii="Times New Roman" w:hAnsi="Times New Roman" w:cs="Times New Roman"/>
        </w:rPr>
        <w:t>infants use</w:t>
      </w:r>
      <w:r w:rsidR="00C31592">
        <w:rPr>
          <w:rFonts w:ascii="Times New Roman" w:hAnsi="Times New Roman" w:cs="Times New Roman"/>
        </w:rPr>
        <w:t xml:space="preserve"> saliva sharing as a predictor of comforting</w:t>
      </w:r>
      <w:r w:rsidR="00A22E4D">
        <w:rPr>
          <w:rFonts w:ascii="Times New Roman" w:hAnsi="Times New Roman" w:cs="Times New Roman"/>
        </w:rPr>
        <w:t xml:space="preserve"> and this predictive link increases in strength over time</w:t>
      </w:r>
      <w:r w:rsidR="005B78DB">
        <w:rPr>
          <w:rFonts w:ascii="Times New Roman" w:hAnsi="Times New Roman" w:cs="Times New Roman"/>
        </w:rPr>
        <w:t xml:space="preserve">, </w:t>
      </w:r>
      <w:commentRangeStart w:id="54"/>
      <w:commentRangeStart w:id="55"/>
      <w:commentRangeStart w:id="56"/>
      <w:commentRangeStart w:id="57"/>
      <w:r w:rsidR="005B78DB">
        <w:rPr>
          <w:rFonts w:ascii="Times New Roman" w:hAnsi="Times New Roman" w:cs="Times New Roman"/>
        </w:rPr>
        <w:t xml:space="preserve">this </w:t>
      </w:r>
      <w:proofErr w:type="gramStart"/>
      <w:r w:rsidR="005B78DB">
        <w:rPr>
          <w:rFonts w:ascii="Times New Roman" w:hAnsi="Times New Roman" w:cs="Times New Roman"/>
        </w:rPr>
        <w:t>would suggest</w:t>
      </w:r>
      <w:proofErr w:type="gramEnd"/>
      <w:r w:rsidR="005B78DB">
        <w:rPr>
          <w:rFonts w:ascii="Times New Roman" w:hAnsi="Times New Roman" w:cs="Times New Roman"/>
        </w:rPr>
        <w:t xml:space="preserve"> that </w:t>
      </w:r>
      <w:r w:rsidR="00C31592">
        <w:rPr>
          <w:rFonts w:ascii="Times New Roman" w:hAnsi="Times New Roman" w:cs="Times New Roman"/>
        </w:rPr>
        <w:t>they relied on associative learning</w:t>
      </w:r>
      <w:commentRangeEnd w:id="54"/>
      <w:r w:rsidR="00FC37CA">
        <w:rPr>
          <w:rStyle w:val="CommentReference"/>
        </w:rPr>
        <w:commentReference w:id="54"/>
      </w:r>
      <w:commentRangeEnd w:id="55"/>
      <w:r w:rsidR="009D6067">
        <w:rPr>
          <w:rStyle w:val="CommentReference"/>
        </w:rPr>
        <w:commentReference w:id="55"/>
      </w:r>
      <w:commentRangeEnd w:id="56"/>
      <w:r w:rsidR="009D6067">
        <w:rPr>
          <w:rStyle w:val="CommentReference"/>
        </w:rPr>
        <w:commentReference w:id="56"/>
      </w:r>
      <w:commentRangeEnd w:id="57"/>
      <w:r w:rsidR="00A22E4D">
        <w:rPr>
          <w:rStyle w:val="CommentReference"/>
        </w:rPr>
        <w:commentReference w:id="57"/>
      </w:r>
      <w:r w:rsidR="005B78DB">
        <w:rPr>
          <w:rFonts w:ascii="Times New Roman" w:hAnsi="Times New Roman" w:cs="Times New Roman"/>
        </w:rPr>
        <w:t xml:space="preserve">. </w:t>
      </w:r>
      <w:r w:rsidR="0065150E">
        <w:rPr>
          <w:rFonts w:ascii="Times New Roman" w:hAnsi="Times New Roman" w:cs="Times New Roman"/>
        </w:rPr>
        <w:t xml:space="preserve">A promising avenue for future research will be to test </w:t>
      </w:r>
      <w:r w:rsidR="00045FB9">
        <w:rPr>
          <w:rFonts w:ascii="Times New Roman" w:hAnsi="Times New Roman" w:cs="Times New Roman"/>
        </w:rPr>
        <w:t>these predictions</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commentRangeStart w:id="58"/>
      <w:r w:rsidR="005B78DB">
        <w:rPr>
          <w:rFonts w:ascii="Times New Roman" w:hAnsi="Times New Roman" w:cs="Times New Roman"/>
        </w:rPr>
        <w:t>alternatives</w:t>
      </w:r>
      <w:commentRangeEnd w:id="58"/>
      <w:r w:rsidR="0078169D">
        <w:rPr>
          <w:rStyle w:val="CommentReference"/>
        </w:rPr>
        <w:commentReference w:id="58"/>
      </w:r>
      <w:r w:rsidR="0065150E">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5E82DE80"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 xml:space="preserve">by demonstrating that a shared mental representation that arises from </w:t>
      </w:r>
      <w:r w:rsidR="00F56599">
        <w:rPr>
          <w:rFonts w:ascii="Times New Roman" w:hAnsi="Times New Roman" w:cs="Times New Roman"/>
        </w:rPr>
        <w:t>associative learning</w:t>
      </w:r>
      <w:r w:rsidRPr="00C8123F">
        <w:rPr>
          <w:rFonts w:ascii="Times New Roman" w:hAnsi="Times New Roman" w:cs="Times New Roman"/>
        </w:rPr>
        <w:t xml:space="preserve"> is sufficient to explain infants’ responses in Thomas et al. (2022), we </w:t>
      </w:r>
      <w:r w:rsidR="00533AE8">
        <w:rPr>
          <w:rFonts w:ascii="Times New Roman" w:hAnsi="Times New Roman" w:cs="Times New Roman"/>
        </w:rPr>
        <w:t xml:space="preserve">show </w:t>
      </w:r>
      <w:r w:rsidRPr="00C8123F">
        <w:rPr>
          <w:rFonts w:ascii="Times New Roman" w:hAnsi="Times New Roman" w:cs="Times New Roman"/>
        </w:rPr>
        <w:t xml:space="preserve">how 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14"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5"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6"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7" w:history="1">
        <w:r w:rsidRPr="00C00E9B">
          <w:rPr>
            <w:rStyle w:val="Hyperlink"/>
            <w:rFonts w:ascii="Times New Roman" w:hAnsi="Times New Roman" w:cs="Times New Roman"/>
          </w:rPr>
          <w:t>https://doi.org/10.1098/rsos.240229</w:t>
        </w:r>
      </w:hyperlink>
    </w:p>
    <w:p w14:paraId="1AB2604B" w14:textId="18A81150"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Cohen, L. B., Chaput, H. H., &amp; Cashon, C. H. (2002). A constructivist model of infant cognition. Cognitive Development, 17(3-4), 1323-1343. </w:t>
      </w:r>
      <w:hyperlink r:id="rId18" w:history="1">
        <w:r w:rsidRPr="00C00E9B">
          <w:rPr>
            <w:rStyle w:val="Hyperlink"/>
            <w:rFonts w:ascii="Times New Roman" w:hAnsi="Times New Roman" w:cs="Times New Roman"/>
          </w:rPr>
          <w:t>https://doi.org/10.1016/S0885-2014(02)00124-7</w:t>
        </w:r>
      </w:hyperlink>
    </w:p>
    <w:p w14:paraId="4420C8DC" w14:textId="62F05DA1"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hint="eastAsia"/>
        </w:rPr>
        <w:t>Káldy, Z., &amp; Leslie, A. M. (2003). Identification of objects in 9</w:t>
      </w:r>
      <w:r w:rsidRPr="005F4F87">
        <w:rPr>
          <w:rFonts w:ascii="Times New Roman" w:hAnsi="Times New Roman" w:cs="Times New Roman" w:hint="eastAsia"/>
        </w:rPr>
        <w:t>‐</w:t>
      </w:r>
      <w:r w:rsidRPr="005F4F87">
        <w:rPr>
          <w:rFonts w:ascii="Times New Roman" w:hAnsi="Times New Roman" w:cs="Times New Roman" w:hint="eastAsia"/>
        </w:rPr>
        <w:t>month</w:t>
      </w:r>
      <w:r w:rsidRPr="005F4F87">
        <w:rPr>
          <w:rFonts w:ascii="Times New Roman" w:hAnsi="Times New Roman" w:cs="Times New Roman" w:hint="eastAsia"/>
        </w:rPr>
        <w:t>‐</w:t>
      </w:r>
      <w:r w:rsidRPr="005F4F87">
        <w:rPr>
          <w:rFonts w:ascii="Times New Roman" w:hAnsi="Times New Roman" w:cs="Times New Roman" w:hint="eastAsia"/>
        </w:rPr>
        <w:t xml:space="preserve">old infants: integrating </w:t>
      </w:r>
      <w:r w:rsidRPr="005F4F87">
        <w:rPr>
          <w:rFonts w:ascii="Times New Roman" w:hAnsi="Times New Roman" w:cs="Times New Roman" w:hint="eastAsia"/>
        </w:rPr>
        <w:t>‘</w:t>
      </w:r>
      <w:r w:rsidRPr="005F4F87">
        <w:rPr>
          <w:rFonts w:ascii="Times New Roman" w:hAnsi="Times New Roman" w:cs="Times New Roman" w:hint="eastAsia"/>
        </w:rPr>
        <w:t>what</w:t>
      </w:r>
      <w:r w:rsidRPr="005F4F87">
        <w:rPr>
          <w:rFonts w:ascii="Times New Roman" w:hAnsi="Times New Roman" w:cs="Times New Roman" w:hint="eastAsia"/>
        </w:rPr>
        <w:t>’</w:t>
      </w:r>
      <w:r w:rsidRPr="005F4F87">
        <w:rPr>
          <w:rFonts w:ascii="Times New Roman" w:hAnsi="Times New Roman" w:cs="Times New Roman" w:hint="eastAsia"/>
        </w:rPr>
        <w:t xml:space="preserve">and </w:t>
      </w:r>
      <w:r w:rsidRPr="005F4F87">
        <w:rPr>
          <w:rFonts w:ascii="Times New Roman" w:hAnsi="Times New Roman" w:cs="Times New Roman" w:hint="eastAsia"/>
        </w:rPr>
        <w:t>‘</w:t>
      </w:r>
      <w:r w:rsidRPr="005F4F87">
        <w:rPr>
          <w:rFonts w:ascii="Times New Roman" w:hAnsi="Times New Roman" w:cs="Times New Roman" w:hint="eastAsia"/>
        </w:rPr>
        <w:t>where</w:t>
      </w:r>
      <w:r w:rsidRPr="005F4F87">
        <w:rPr>
          <w:rFonts w:ascii="Times New Roman" w:hAnsi="Times New Roman" w:cs="Times New Roman" w:hint="eastAsia"/>
        </w:rPr>
        <w:t>’</w:t>
      </w:r>
      <w:r w:rsidRPr="005F4F87">
        <w:rPr>
          <w:rFonts w:ascii="Times New Roman" w:hAnsi="Times New Roman" w:cs="Times New Roman" w:hint="eastAsia"/>
        </w:rPr>
        <w:t xml:space="preserve">information. Developmental Science, 6(3), 360-373. </w:t>
      </w:r>
      <w:hyperlink r:id="rId19" w:history="1">
        <w:r w:rsidRPr="00C00E9B">
          <w:rPr>
            <w:rStyle w:val="Hyperlink"/>
            <w:rFonts w:ascii="Times New Roman" w:hAnsi="Times New Roman" w:cs="Times New Roman" w:hint="eastAsia"/>
          </w:rPr>
          <w:t>https://doi.org/10.1111/1467-7687.00290</w:t>
        </w:r>
      </w:hyperlink>
      <w:r w:rsidRPr="005F4F87">
        <w:rPr>
          <w:rFonts w:ascii="Times New Roman" w:hAnsi="Times New Roman" w:cs="Times New Roman"/>
        </w:rPr>
        <w:t xml:space="preserve"> </w:t>
      </w:r>
    </w:p>
    <w:p w14:paraId="31E397E2" w14:textId="27885B98"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20"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w:t>
      </w:r>
      <w:proofErr w:type="gramStart"/>
      <w:r w:rsidRPr="005F4F87">
        <w:rPr>
          <w:rFonts w:ascii="Times New Roman" w:hAnsi="Times New Roman" w:cs="Times New Roman"/>
        </w:rPr>
        <w:t>6-month</w:t>
      </w:r>
      <w:proofErr w:type="gramEnd"/>
      <w:r w:rsidRPr="005F4F87">
        <w:rPr>
          <w:rFonts w:ascii="Times New Roman" w:hAnsi="Times New Roman" w:cs="Times New Roman"/>
        </w:rPr>
        <w:t xml:space="preserve">-olds’ memory for objects. Psychological science, 22(12), 1500-1505. </w:t>
      </w:r>
      <w:hyperlink r:id="rId21"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22"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23"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24" w:history="1">
        <w:r w:rsidRPr="00C00E9B">
          <w:rPr>
            <w:rStyle w:val="Hyperlink"/>
            <w:rFonts w:ascii="Times New Roman" w:hAnsi="Times New Roman" w:cs="Times New Roman"/>
          </w:rPr>
          <w:t>https://doi.org/10.1037/0012-1649.36.5.635</w:t>
        </w:r>
      </w:hyperlink>
    </w:p>
    <w:p w14:paraId="15E2F564" w14:textId="69FB0E46"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5" w:history="1">
        <w:r w:rsidRPr="00C00E9B">
          <w:rPr>
            <w:rStyle w:val="Hyperlink"/>
            <w:rFonts w:ascii="Times New Roman" w:hAnsi="Times New Roman" w:cs="Times New Roman"/>
          </w:rPr>
          <w:t>https://doi.org/10.1037/0033-295X.104.4.686</w:t>
        </w:r>
      </w:hyperlink>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Rumelhart, D. E., Hinton, G. E., &amp; Williams, R. J. (1986). Learning representations by back-propagating errors. nature, 323(6088), 533-536. </w:t>
      </w:r>
      <w:hyperlink r:id="rId26"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Schlesinger, M., &amp; Casey, P. (2003). Where infants look when impossible things happen: Simulating and testing a gaze-direction model. Connection Science, 15(4), 271-280. </w:t>
      </w:r>
      <w:hyperlink r:id="rId27"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8"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9"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30"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31"/>
      <w:headerReference w:type="first" r:id="rId3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och, Justine" w:date="2025-10-16T16:38:00Z" w:initials="JH">
    <w:p w14:paraId="72E58164" w14:textId="77777777" w:rsidR="00694ED8" w:rsidRDefault="00694ED8" w:rsidP="00694ED8">
      <w:r>
        <w:rPr>
          <w:rStyle w:val="CommentReference"/>
        </w:rPr>
        <w:annotationRef/>
      </w:r>
      <w:r>
        <w:rPr>
          <w:sz w:val="20"/>
          <w:szCs w:val="20"/>
        </w:rPr>
        <w:t xml:space="preserve">I think i still struggle to understand this section. My confusion is about what is being represented? Is this right: </w:t>
      </w:r>
    </w:p>
    <w:p w14:paraId="69A1BD0E" w14:textId="77777777" w:rsidR="00694ED8" w:rsidRDefault="00694ED8" w:rsidP="00694ED8"/>
    <w:p w14:paraId="7CDEB94B" w14:textId="77777777" w:rsidR="00694ED8" w:rsidRDefault="00694ED8" w:rsidP="00694ED8">
      <w:r>
        <w:rPr>
          <w:sz w:val="20"/>
          <w:szCs w:val="20"/>
        </w:rPr>
        <w:t xml:space="preserve">Saliva sharing actions produce a specific pattern of action. Comforting also produces a specific pattern of activation. And, because the person doing each action is part of the pattern of activation, these two patterns become linked to each other ? This big co-activated patten is what we are calling the mental representation of relationship thickness? </w:t>
      </w:r>
    </w:p>
    <w:p w14:paraId="07777214" w14:textId="77777777" w:rsidR="00694ED8" w:rsidRDefault="00694ED8" w:rsidP="00694ED8"/>
    <w:p w14:paraId="0C601819" w14:textId="77777777" w:rsidR="00694ED8" w:rsidRDefault="00694ED8" w:rsidP="00694ED8">
      <w:r>
        <w:rPr>
          <w:sz w:val="20"/>
          <w:szCs w:val="20"/>
        </w:rPr>
        <w:t xml:space="preserve">If this is right: </w:t>
      </w:r>
    </w:p>
    <w:p w14:paraId="5D893EB6" w14:textId="77777777" w:rsidR="00694ED8" w:rsidRDefault="00694ED8" w:rsidP="00694ED8">
      <w:r>
        <w:rPr>
          <w:sz w:val="20"/>
          <w:szCs w:val="20"/>
        </w:rPr>
        <w:t xml:space="preserve">Is it bad to explicitly show that saliva sharers also comfort during the training? Like is this "giving it away"? Could they also learn the association between slaiva sharing and comfort without seeing both at the same time? like these people share saliva, and later these same people also comfort (but you never see saliva + comfort + distress) </w:t>
      </w:r>
    </w:p>
    <w:p w14:paraId="7537BED4" w14:textId="77777777" w:rsidR="00694ED8" w:rsidRDefault="00694ED8" w:rsidP="00694ED8"/>
    <w:p w14:paraId="0A59B4FE" w14:textId="77777777" w:rsidR="00694ED8" w:rsidRDefault="00694ED8" w:rsidP="00694ED8">
      <w:r>
        <w:rPr>
          <w:sz w:val="20"/>
          <w:szCs w:val="20"/>
        </w:rPr>
        <w:t>I am sorry for the way that I am</w:t>
      </w:r>
    </w:p>
  </w:comment>
  <w:comment w:id="2" w:author="Hoch, Justine" w:date="2025-10-23T15:23:00Z" w:initials="JH">
    <w:p w14:paraId="3E56F869" w14:textId="77777777" w:rsidR="00645980" w:rsidRDefault="00645980" w:rsidP="00645980">
      <w:r>
        <w:rPr>
          <w:rStyle w:val="CommentReference"/>
        </w:rPr>
        <w:annotationRef/>
      </w:r>
      <w:r>
        <w:rPr>
          <w:sz w:val="20"/>
          <w:szCs w:val="20"/>
        </w:rPr>
        <w:t xml:space="preserve">if it's not giving it away then maybe we should also add a sentence about how babies might also see instances of saliva sharing and comfort in every day life? </w:t>
      </w:r>
    </w:p>
  </w:comment>
  <w:comment w:id="3" w:author="detbenton1991@gmail.com" w:date="2025-10-24T22:43:00Z" w:initials="d">
    <w:p w14:paraId="04D2CA61" w14:textId="77777777" w:rsidR="001E214E" w:rsidRDefault="001E214E" w:rsidP="001E214E">
      <w:pPr>
        <w:pStyle w:val="CommentText"/>
      </w:pPr>
      <w:r>
        <w:rPr>
          <w:rStyle w:val="CommentReference"/>
        </w:rPr>
        <w:annotationRef/>
      </w:r>
      <w:r>
        <w:t>Not quite. It’s not that the person is a “part of” the representation, but rather that the same person evokes these patterns of activations when the infant sees them.</w:t>
      </w:r>
      <w:r>
        <w:br/>
      </w:r>
      <w:r>
        <w:br/>
        <w:t>And the network *isn’t* seeing both at the same time. What it is seeing is a saliva sharer (the identity, not the action) later providing comfort. They never see both actions – that is, saliva sharing and comfort – occur together.</w:t>
      </w:r>
    </w:p>
  </w:comment>
  <w:comment w:id="5" w:author="Hoch, Justine" w:date="2025-10-23T15:26:00Z" w:initials="JH">
    <w:p w14:paraId="5AC5AC73" w14:textId="112DF74A" w:rsidR="00645980" w:rsidRDefault="00645980" w:rsidP="00645980">
      <w:r>
        <w:rPr>
          <w:rStyle w:val="CommentReference"/>
        </w:rPr>
        <w:annotationRef/>
      </w:r>
      <w:r>
        <w:rPr>
          <w:sz w:val="20"/>
          <w:szCs w:val="20"/>
        </w:rPr>
        <w:t xml:space="preserve">the representation of what? the common representation of saliva sharing and comforting? </w:t>
      </w:r>
    </w:p>
  </w:comment>
  <w:comment w:id="6" w:author="Benton, Deon" w:date="2025-10-24T15:52:00Z" w:initials="DB">
    <w:p w14:paraId="55B70023" w14:textId="77777777" w:rsidR="00673E16" w:rsidRDefault="00673E16" w:rsidP="00673E16">
      <w:pPr>
        <w:pStyle w:val="CommentText"/>
      </w:pPr>
      <w:r>
        <w:rPr>
          <w:rStyle w:val="CommentReference"/>
        </w:rPr>
        <w:annotationRef/>
      </w:r>
      <w:r>
        <w:t>Better?</w:t>
      </w:r>
    </w:p>
  </w:comment>
  <w:comment w:id="9" w:author="Hoch, Justine" w:date="2025-10-23T15:26:00Z" w:initials="JH">
    <w:p w14:paraId="7DF23B2A" w14:textId="2B1B71CD" w:rsidR="00645980" w:rsidRDefault="00645980" w:rsidP="00645980">
      <w:r>
        <w:rPr>
          <w:rStyle w:val="CommentReference"/>
        </w:rPr>
        <w:annotationRef/>
      </w:r>
      <w:r>
        <w:rPr>
          <w:sz w:val="20"/>
          <w:szCs w:val="20"/>
        </w:rPr>
        <w:t>same here. not sure which representation we are talking about</w:t>
      </w:r>
    </w:p>
  </w:comment>
  <w:comment w:id="10" w:author="Benton, Deon" w:date="2025-10-25T11:19:00Z" w:initials="DB">
    <w:p w14:paraId="3CF1070B" w14:textId="77777777" w:rsidR="005F057E" w:rsidRDefault="005F057E" w:rsidP="005F057E">
      <w:pPr>
        <w:pStyle w:val="CommentText"/>
      </w:pPr>
      <w:r>
        <w:rPr>
          <w:rStyle w:val="CommentReference"/>
        </w:rPr>
        <w:annotationRef/>
      </w:r>
      <w:r>
        <w:t>Better?</w:t>
      </w:r>
    </w:p>
  </w:comment>
  <w:comment w:id="12" w:author="Hoch, Justine" w:date="2025-10-16T15:42:00Z" w:initials="JH">
    <w:p w14:paraId="57F0FA34" w14:textId="24342601" w:rsidR="00DD2922" w:rsidRDefault="00DD2922" w:rsidP="00DD2922">
      <w:r>
        <w:rPr>
          <w:rStyle w:val="CommentReference"/>
        </w:rPr>
        <w:annotationRef/>
      </w:r>
      <w:r>
        <w:rPr>
          <w:sz w:val="20"/>
          <w:szCs w:val="20"/>
        </w:rPr>
        <w:t xml:space="preserve">are the labels for "comforting identity" and "comforting action" wrong? should the little lines point to comforter/non-comforter and comforting/non comforting? </w:t>
      </w:r>
    </w:p>
  </w:comment>
  <w:comment w:id="13" w:author="Benton, Deon" w:date="2025-10-24T15:51:00Z" w:initials="DB">
    <w:p w14:paraId="330227F5" w14:textId="77777777" w:rsidR="00673E16" w:rsidRDefault="00673E16" w:rsidP="00673E16">
      <w:pPr>
        <w:pStyle w:val="CommentText"/>
      </w:pPr>
      <w:r>
        <w:rPr>
          <w:rStyle w:val="CommentReference"/>
        </w:rPr>
        <w:annotationRef/>
      </w:r>
      <w:r>
        <w:t>Yes. Fixed.</w:t>
      </w:r>
    </w:p>
  </w:comment>
  <w:comment w:id="16" w:author="Hoch, Justine" w:date="2025-10-16T15:52:00Z" w:initials="JH">
    <w:p w14:paraId="70468A45" w14:textId="4A3DEAAE" w:rsidR="008A78BA" w:rsidRDefault="008A78BA" w:rsidP="008A78BA">
      <w:r>
        <w:rPr>
          <w:rStyle w:val="CommentReference"/>
        </w:rPr>
        <w:annotationRef/>
      </w:r>
      <w:r>
        <w:rPr>
          <w:sz w:val="20"/>
          <w:szCs w:val="20"/>
        </w:rPr>
        <w:t xml:space="preserve">ok apologies. I think now I don't understand this table. I think i need to ask you about it. </w:t>
      </w:r>
    </w:p>
    <w:p w14:paraId="5D3369D5" w14:textId="77777777" w:rsidR="008A78BA" w:rsidRDefault="008A78BA" w:rsidP="008A78BA"/>
    <w:p w14:paraId="2C54536B" w14:textId="77777777" w:rsidR="008A78BA" w:rsidRDefault="008A78BA" w:rsidP="008A78BA">
      <w:r>
        <w:rPr>
          <w:sz w:val="20"/>
          <w:szCs w:val="20"/>
        </w:rPr>
        <w:t>i don't understand how comfort + saliva sharing is different from comfort + saliva sharing + distress</w:t>
      </w:r>
    </w:p>
  </w:comment>
  <w:comment w:id="17" w:author="Hoch, Justine" w:date="2025-10-16T16:00:00Z" w:initials="JH">
    <w:p w14:paraId="0308F600" w14:textId="77777777" w:rsidR="00F63706" w:rsidRDefault="00F63706" w:rsidP="00F63706">
      <w:r>
        <w:rPr>
          <w:rStyle w:val="CommentReference"/>
        </w:rPr>
        <w:annotationRef/>
      </w:r>
      <w:r>
        <w:rPr>
          <w:sz w:val="20"/>
          <w:szCs w:val="20"/>
        </w:rPr>
        <w:t>another question: if the boxes are all "off" (neither saliva sharing nor non saliva sharing are active) what does that mean? Is nothing activated the same as non saliva sharing?</w:t>
      </w:r>
    </w:p>
  </w:comment>
  <w:comment w:id="18" w:author="Benton, Deon" w:date="2025-10-24T15:46:00Z" w:initials="DB">
    <w:p w14:paraId="3025D232" w14:textId="77777777" w:rsidR="008B0729" w:rsidRDefault="008B0729" w:rsidP="008B0729">
      <w:pPr>
        <w:pStyle w:val="CommentText"/>
      </w:pPr>
      <w:r>
        <w:rPr>
          <w:rStyle w:val="CommentReference"/>
        </w:rPr>
        <w:annotationRef/>
      </w:r>
      <w:r>
        <w:t>Yes, but the box for the *identity* of being a saliva sharer is active.</w:t>
      </w:r>
    </w:p>
  </w:comment>
  <w:comment w:id="21" w:author="Hoch, Justine" w:date="2025-10-16T16:01:00Z" w:initials="JH">
    <w:p w14:paraId="73196E92" w14:textId="45E55541" w:rsidR="00F63706" w:rsidRDefault="00F63706" w:rsidP="00F63706">
      <w:r>
        <w:rPr>
          <w:rStyle w:val="CommentReference"/>
        </w:rPr>
        <w:annotationRef/>
      </w:r>
      <w:r>
        <w:rPr>
          <w:sz w:val="20"/>
          <w:szCs w:val="20"/>
        </w:rPr>
        <w:t xml:space="preserve">can you have comfort without distress? </w:t>
      </w:r>
    </w:p>
  </w:comment>
  <w:comment w:id="22" w:author="Benton, Deon" w:date="2025-10-24T15:45:00Z" w:initials="DB">
    <w:p w14:paraId="1544DEAE" w14:textId="77777777" w:rsidR="008B0729" w:rsidRDefault="008B0729" w:rsidP="008B0729">
      <w:pPr>
        <w:pStyle w:val="CommentText"/>
      </w:pPr>
      <w:r>
        <w:rPr>
          <w:rStyle w:val="CommentReference"/>
        </w:rPr>
        <w:annotationRef/>
      </w:r>
      <w:r>
        <w:t>The model did not experience comfort without distress, which doesn’t make much sense if you think about it. Why comfort if not distressed?</w:t>
      </w:r>
    </w:p>
  </w:comment>
  <w:comment w:id="23" w:author="Hoch, Justine" w:date="2025-10-09T13:23:00Z" w:initials="JH">
    <w:p w14:paraId="73CCCBCE" w14:textId="61754EEE" w:rsidR="00645E48" w:rsidRDefault="00645E48" w:rsidP="00645E48">
      <w:r>
        <w:rPr>
          <w:rStyle w:val="CommentReference"/>
        </w:rPr>
        <w:annotationRef/>
      </w:r>
      <w:r>
        <w:rPr>
          <w:sz w:val="20"/>
          <w:szCs w:val="20"/>
        </w:rPr>
        <w:t xml:space="preserve">i have a silly question: is this food part necessary? I understand why in the real world you would want to show that it's saliva and not food sharing that is important, but if we believe that, do we also need to model the food? Like why not model just saliva sharing events rather than food sharing events? </w:t>
      </w:r>
    </w:p>
  </w:comment>
  <w:comment w:id="24" w:author="Benton, Deon" w:date="2025-10-10T11:24:00Z" w:initials="DB">
    <w:p w14:paraId="63AD9F27" w14:textId="77777777" w:rsidR="00D26A93" w:rsidRDefault="00D26A93" w:rsidP="00D26A93">
      <w:pPr>
        <w:pStyle w:val="CommentText"/>
      </w:pPr>
      <w:r>
        <w:rPr>
          <w:rStyle w:val="CommentReference"/>
        </w:rPr>
        <w:annotationRef/>
      </w:r>
      <w:r>
        <w:t>Yes! It helps to model one of Thomas’ experiments. But it’s also important to provide independent evidence that the model learns to ignore food and focus on saliva sharing.</w:t>
      </w:r>
    </w:p>
  </w:comment>
  <w:comment w:id="25" w:author="Hoch, Justine" w:date="2025-10-09T13:26:00Z" w:initials="JH">
    <w:p w14:paraId="6371374C" w14:textId="0DB963A3" w:rsidR="00645E48" w:rsidRDefault="00645E48" w:rsidP="00645E48">
      <w:r>
        <w:rPr>
          <w:rStyle w:val="CommentReference"/>
        </w:rPr>
        <w:annotationRef/>
      </w:r>
      <w:r>
        <w:rPr>
          <w:sz w:val="20"/>
          <w:szCs w:val="20"/>
        </w:rPr>
        <w:t xml:space="preserve">ok maybe this answers my food question. you don't need to model the food, but you did because Thomas did? </w:t>
      </w:r>
    </w:p>
  </w:comment>
  <w:comment w:id="26" w:author="Benton, Deon" w:date="2025-10-10T11:25:00Z" w:initials="DB">
    <w:p w14:paraId="0D178016" w14:textId="77777777" w:rsidR="00D26A93" w:rsidRDefault="00D26A93" w:rsidP="00D26A93">
      <w:pPr>
        <w:pStyle w:val="CommentText"/>
      </w:pPr>
      <w:r>
        <w:rPr>
          <w:rStyle w:val="CommentReference"/>
        </w:rPr>
        <w:annotationRef/>
      </w:r>
      <w:r>
        <w:t>Correct.</w:t>
      </w:r>
    </w:p>
  </w:comment>
  <w:comment w:id="28" w:author="Hoch, Justine" w:date="2025-10-09T15:00:00Z" w:initials="JH">
    <w:p w14:paraId="278DF647" w14:textId="51363392" w:rsidR="00F50C98" w:rsidRDefault="00F50C98" w:rsidP="00F50C98">
      <w:r>
        <w:rPr>
          <w:rStyle w:val="CommentReference"/>
        </w:rPr>
        <w:annotationRef/>
      </w:r>
      <w:r>
        <w:rPr>
          <w:sz w:val="20"/>
          <w:szCs w:val="20"/>
        </w:rPr>
        <w:t xml:space="preserve">I'm confused by the test here, </w:t>
      </w:r>
    </w:p>
    <w:p w14:paraId="0C2DCEE6" w14:textId="77777777" w:rsidR="00F50C98" w:rsidRDefault="00F50C98" w:rsidP="00F50C98"/>
    <w:p w14:paraId="5466FD82" w14:textId="77777777" w:rsidR="00F50C98" w:rsidRDefault="00F50C98" w:rsidP="00F50C98">
      <w:r>
        <w:rPr>
          <w:sz w:val="20"/>
          <w:szCs w:val="20"/>
        </w:rPr>
        <w:t xml:space="preserve">for the first sim, they saw the character show distress and then either the saliva sharer or the non saliva sharer coming to comfort (I think) and the model had less error when it was the saliva sharer suggesting that this is what was expected </w:t>
      </w:r>
    </w:p>
    <w:p w14:paraId="0E1847A9" w14:textId="77777777" w:rsidR="00F50C98" w:rsidRDefault="00F50C98" w:rsidP="00F50C98"/>
    <w:p w14:paraId="5481D34B" w14:textId="77777777" w:rsidR="00F50C98" w:rsidRDefault="00F50C98" w:rsidP="00F50C98">
      <w:r>
        <w:rPr>
          <w:sz w:val="20"/>
          <w:szCs w:val="20"/>
        </w:rPr>
        <w:t xml:space="preserve">for the 2nd sim, the model saw one agent comfort the central character when distressed but the other agent did not provide comfort. </w:t>
      </w:r>
    </w:p>
    <w:p w14:paraId="1393C73B" w14:textId="77777777" w:rsidR="00F50C98" w:rsidRDefault="00F50C98" w:rsidP="00F50C98"/>
    <w:p w14:paraId="274ED3E3" w14:textId="77777777" w:rsidR="00F50C98" w:rsidRDefault="00F50C98" w:rsidP="00F50C98">
      <w:r>
        <w:rPr>
          <w:sz w:val="20"/>
          <w:szCs w:val="20"/>
        </w:rPr>
        <w:t xml:space="preserve">then shouldn't the test be that the central agent sees a saliva sharing event with the former comforter and the non former comforter and we measure which one the model expected? </w:t>
      </w:r>
    </w:p>
    <w:p w14:paraId="162380D0" w14:textId="77777777" w:rsidR="00F50C98" w:rsidRDefault="00F50C98" w:rsidP="00F50C98"/>
    <w:p w14:paraId="7F25D517" w14:textId="77777777" w:rsidR="00F50C98" w:rsidRDefault="00F50C98" w:rsidP="00F50C98">
      <w:r>
        <w:rPr>
          <w:sz w:val="20"/>
          <w:szCs w:val="20"/>
        </w:rPr>
        <w:t xml:space="preserve">I think I don't understand why they are seeing a non-saliva sharing event. </w:t>
      </w:r>
    </w:p>
  </w:comment>
  <w:comment w:id="29" w:author="Hoch, Justine" w:date="2025-10-09T15:08:00Z" w:initials="JH">
    <w:p w14:paraId="3F1F30C1" w14:textId="77777777" w:rsidR="009963F9" w:rsidRDefault="009963F9" w:rsidP="009963F9">
      <w:r>
        <w:rPr>
          <w:rStyle w:val="CommentReference"/>
        </w:rPr>
        <w:annotationRef/>
      </w:r>
      <w:r>
        <w:rPr>
          <w:sz w:val="20"/>
          <w:szCs w:val="20"/>
        </w:rPr>
        <w:t xml:space="preserve">should black/grey bars here be "comforter" and "non-comforter"? </w:t>
      </w:r>
    </w:p>
  </w:comment>
  <w:comment w:id="30" w:author="Hoch, Justine" w:date="2025-10-09T15:13:00Z" w:initials="JH">
    <w:p w14:paraId="575F0BFF" w14:textId="77777777" w:rsidR="00AF6173" w:rsidRDefault="00AF6173" w:rsidP="00AF6173">
      <w:r>
        <w:rPr>
          <w:rStyle w:val="CommentReference"/>
        </w:rPr>
        <w:annotationRef/>
      </w:r>
      <w:r>
        <w:rPr>
          <w:sz w:val="20"/>
          <w:szCs w:val="20"/>
        </w:rPr>
        <w:t xml:space="preserve">maybe another way of stating my confusion: why would babies not expect ball sharing from a non comforter? </w:t>
      </w:r>
    </w:p>
  </w:comment>
  <w:comment w:id="31" w:author="Benton, Deon" w:date="2025-10-10T11:33:00Z" w:initials="DB">
    <w:p w14:paraId="5B457D73" w14:textId="77777777" w:rsidR="00D26A93" w:rsidRDefault="00D26A93" w:rsidP="00D26A93">
      <w:pPr>
        <w:pStyle w:val="CommentText"/>
      </w:pPr>
      <w:r>
        <w:rPr>
          <w:rStyle w:val="CommentReference"/>
        </w:rPr>
        <w:annotationRef/>
      </w:r>
      <w:r>
        <w:t>Great catch. The simulation was as you described. I made a mistake in describing the simulation here. It’s fixed now.</w:t>
      </w:r>
    </w:p>
  </w:comment>
  <w:comment w:id="32" w:author="Hoch, Justine" w:date="2025-10-13T13:07:00Z" w:initials="JH">
    <w:p w14:paraId="396FCB54" w14:textId="77777777" w:rsidR="00681781" w:rsidRDefault="00681781" w:rsidP="00681781">
      <w:r>
        <w:rPr>
          <w:rStyle w:val="CommentReference"/>
        </w:rPr>
        <w:annotationRef/>
      </w:r>
      <w:r>
        <w:rPr>
          <w:sz w:val="20"/>
          <w:szCs w:val="20"/>
        </w:rPr>
        <w:t>should the bar labels be "comforter" and "non comforter"</w:t>
      </w:r>
    </w:p>
  </w:comment>
  <w:comment w:id="33" w:author="Benton, Deon" w:date="2025-10-24T15:44:00Z" w:initials="DB">
    <w:p w14:paraId="75ED4F47" w14:textId="77777777" w:rsidR="008B0729" w:rsidRDefault="008B0729" w:rsidP="008B0729">
      <w:pPr>
        <w:pStyle w:val="CommentText"/>
      </w:pPr>
      <w:r>
        <w:rPr>
          <w:rStyle w:val="CommentReference"/>
        </w:rPr>
        <w:annotationRef/>
      </w:r>
      <w:r>
        <w:t>Fixed.</w:t>
      </w:r>
    </w:p>
  </w:comment>
  <w:comment w:id="34" w:author="Hoch, Justine" w:date="2025-10-13T13:09:00Z" w:initials="JH">
    <w:p w14:paraId="733AA998" w14:textId="6450AF8D" w:rsidR="00681781" w:rsidRDefault="00681781" w:rsidP="00681781">
      <w:r>
        <w:rPr>
          <w:rStyle w:val="CommentReference"/>
        </w:rPr>
        <w:annotationRef/>
      </w:r>
      <w:r>
        <w:rPr>
          <w:sz w:val="20"/>
          <w:szCs w:val="20"/>
        </w:rPr>
        <w:t xml:space="preserve">comforter and non comforter? </w:t>
      </w:r>
    </w:p>
  </w:comment>
  <w:comment w:id="37" w:author="Hoch, Justine" w:date="2025-10-23T16:33:00Z" w:initials="JH">
    <w:p w14:paraId="4E998BD4" w14:textId="77777777" w:rsidR="006719FC" w:rsidRDefault="006719FC" w:rsidP="006719FC">
      <w:r>
        <w:rPr>
          <w:rStyle w:val="CommentReference"/>
        </w:rPr>
        <w:annotationRef/>
      </w:r>
      <w:r>
        <w:rPr>
          <w:sz w:val="20"/>
          <w:szCs w:val="20"/>
        </w:rPr>
        <w:t>I donno what this means</w:t>
      </w:r>
    </w:p>
  </w:comment>
  <w:comment w:id="38" w:author="Hoch, Justine" w:date="2025-10-23T16:34:00Z" w:initials="JH">
    <w:p w14:paraId="503B190E" w14:textId="77777777" w:rsidR="004B3242" w:rsidRDefault="004B3242" w:rsidP="004B3242">
      <w:r>
        <w:rPr>
          <w:rStyle w:val="CommentReference"/>
        </w:rPr>
        <w:annotationRef/>
      </w:r>
      <w:r>
        <w:rPr>
          <w:sz w:val="20"/>
          <w:szCs w:val="20"/>
        </w:rPr>
        <w:t xml:space="preserve">this is something you can set in the model? </w:t>
      </w:r>
    </w:p>
  </w:comment>
  <w:comment w:id="39" w:author="Benton, Deon" w:date="2025-10-24T09:48:00Z" w:initials="DB">
    <w:p w14:paraId="6036330A" w14:textId="77777777" w:rsidR="00893FF2" w:rsidRDefault="00893FF2" w:rsidP="00893FF2">
      <w:pPr>
        <w:pStyle w:val="CommentText"/>
      </w:pPr>
      <w:r>
        <w:rPr>
          <w:rStyle w:val="CommentReference"/>
        </w:rPr>
        <w:annotationRef/>
      </w:r>
      <w:r>
        <w:t>I’ve added some text below to clarify what this parameter is and means theoretically. Let me know if that helps.</w:t>
      </w:r>
    </w:p>
  </w:comment>
  <w:comment w:id="50" w:author="Hoch, Justine" w:date="2025-10-15T16:23:00Z" w:initials="JH">
    <w:p w14:paraId="0F1DAF53" w14:textId="017608D3" w:rsidR="009D6067" w:rsidRDefault="009D6067" w:rsidP="009D6067">
      <w:r>
        <w:rPr>
          <w:rStyle w:val="CommentReference"/>
        </w:rPr>
        <w:annotationRef/>
      </w:r>
      <w:r>
        <w:rPr>
          <w:sz w:val="20"/>
          <w:szCs w:val="20"/>
        </w:rPr>
        <w:t xml:space="preserve">now I can't remember what we said, are they building representations of saliva sharing and comforting? maybe put differently, does the model show that they build separate ones? or just one big one? </w:t>
      </w:r>
    </w:p>
  </w:comment>
  <w:comment w:id="51" w:author="detbenton1991@gmail.com" w:date="2025-10-24T22:32:00Z" w:initials="d">
    <w:p w14:paraId="3EDB59A2" w14:textId="77777777" w:rsidR="0020778B" w:rsidRDefault="0020778B" w:rsidP="0020778B">
      <w:pPr>
        <w:pStyle w:val="CommentText"/>
      </w:pPr>
      <w:r>
        <w:rPr>
          <w:rStyle w:val="CommentReference"/>
        </w:rPr>
        <w:annotationRef/>
      </w:r>
      <w:r>
        <w:t>One big one.</w:t>
      </w:r>
    </w:p>
  </w:comment>
  <w:comment w:id="46" w:author="Hoch, Justine" w:date="2025-10-09T15:21:00Z" w:initials="JH">
    <w:p w14:paraId="0426B045" w14:textId="5110D8B0" w:rsidR="00AF6173" w:rsidRDefault="00AF6173" w:rsidP="00AF6173">
      <w:r>
        <w:rPr>
          <w:rStyle w:val="CommentReference"/>
        </w:rPr>
        <w:annotationRef/>
      </w:r>
      <w:r>
        <w:rPr>
          <w:sz w:val="20"/>
          <w:szCs w:val="20"/>
        </w:rPr>
        <w:t>This part feels a little repetitive with the earlier study discussions. I wonder if it could be shortened to a few summary lines</w:t>
      </w:r>
    </w:p>
  </w:comment>
  <w:comment w:id="47" w:author="Benton, Deon" w:date="2025-10-10T12:06:00Z" w:initials="DB">
    <w:p w14:paraId="02E3CC05" w14:textId="77777777" w:rsidR="00E7020B" w:rsidRDefault="00E7020B" w:rsidP="00E7020B">
      <w:pPr>
        <w:pStyle w:val="CommentText"/>
      </w:pPr>
      <w:r>
        <w:rPr>
          <w:rStyle w:val="CommentReference"/>
        </w:rPr>
        <w:annotationRef/>
      </w:r>
      <w:r>
        <w:t>Better?</w:t>
      </w:r>
    </w:p>
  </w:comment>
  <w:comment w:id="54" w:author="Hoch, Justine" w:date="2025-10-13T13:37:00Z" w:initials="JH">
    <w:p w14:paraId="06A357BC" w14:textId="77777777" w:rsidR="00FC37CA" w:rsidRDefault="00FC37CA" w:rsidP="00FC37CA">
      <w:r>
        <w:rPr>
          <w:rStyle w:val="CommentReference"/>
        </w:rPr>
        <w:annotationRef/>
      </w:r>
      <w:r>
        <w:rPr>
          <w:sz w:val="20"/>
          <w:szCs w:val="20"/>
        </w:rPr>
        <w:t xml:space="preserve">wondering if this is necessarily true. couldn't someone claim that the evolutionary disposition to link these would also support a bidirectional expectation? </w:t>
      </w:r>
    </w:p>
  </w:comment>
  <w:comment w:id="55" w:author="Hoch, Justine" w:date="2025-10-15T16:26:00Z" w:initials="JH">
    <w:p w14:paraId="311472AD" w14:textId="77777777" w:rsidR="009D6067" w:rsidRDefault="009D6067" w:rsidP="009D6067">
      <w:r>
        <w:rPr>
          <w:rStyle w:val="CommentReference"/>
        </w:rPr>
        <w:annotationRef/>
      </w:r>
      <w:r>
        <w:rPr>
          <w:sz w:val="20"/>
          <w:szCs w:val="20"/>
        </w:rPr>
        <w:t xml:space="preserve">maybe the development over time would suggest that it's associative learning. </w:t>
      </w:r>
    </w:p>
  </w:comment>
  <w:comment w:id="56" w:author="Hoch, Justine" w:date="2025-10-15T16:26:00Z" w:initials="JH">
    <w:p w14:paraId="35E52550" w14:textId="77777777" w:rsidR="009D6067" w:rsidRDefault="009D6067" w:rsidP="009D6067">
      <w:r>
        <w:rPr>
          <w:rStyle w:val="CommentReference"/>
        </w:rPr>
        <w:annotationRef/>
      </w:r>
      <w:r>
        <w:rPr>
          <w:sz w:val="20"/>
          <w:szCs w:val="20"/>
        </w:rPr>
        <w:t>or, I suppose some kind of experiment</w:t>
      </w:r>
    </w:p>
  </w:comment>
  <w:comment w:id="57" w:author="detbenton1991@gmail.com" w:date="2025-10-24T22:35:00Z" w:initials="d">
    <w:p w14:paraId="0F8AA720" w14:textId="77777777" w:rsidR="00A22E4D" w:rsidRDefault="00A22E4D" w:rsidP="00A22E4D">
      <w:pPr>
        <w:pStyle w:val="CommentText"/>
      </w:pPr>
      <w:r>
        <w:rPr>
          <w:rStyle w:val="CommentReference"/>
        </w:rPr>
        <w:annotationRef/>
      </w:r>
      <w:r>
        <w:t>Added some additional language to clarify. Help?</w:t>
      </w:r>
    </w:p>
  </w:comment>
  <w:comment w:id="58" w:author="Hoch, Justine" w:date="2025-10-13T13:44:00Z" w:initials="JH">
    <w:p w14:paraId="391119E3" w14:textId="34307620" w:rsidR="0078169D" w:rsidRDefault="0078169D" w:rsidP="0078169D">
      <w:r>
        <w:rPr>
          <w:rStyle w:val="CommentReference"/>
        </w:rPr>
        <w:annotationRef/>
      </w:r>
      <w:r>
        <w:rPr>
          <w:sz w:val="20"/>
          <w:szCs w:val="20"/>
        </w:rPr>
        <w:t>seems like the alternative is evolution? or maybe there are other alternatives learning mechs that someone might argue? unsure if you could disprove evolution with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59B4FE" w15:done="0"/>
  <w15:commentEx w15:paraId="3E56F869" w15:paraIdParent="0A59B4FE" w15:done="0"/>
  <w15:commentEx w15:paraId="04D2CA61" w15:paraIdParent="0A59B4FE" w15:done="0"/>
  <w15:commentEx w15:paraId="5AC5AC73" w15:done="0"/>
  <w15:commentEx w15:paraId="55B70023" w15:paraIdParent="5AC5AC73" w15:done="0"/>
  <w15:commentEx w15:paraId="7DF23B2A" w15:done="0"/>
  <w15:commentEx w15:paraId="3CF1070B" w15:paraIdParent="7DF23B2A" w15:done="0"/>
  <w15:commentEx w15:paraId="57F0FA34" w15:done="0"/>
  <w15:commentEx w15:paraId="330227F5" w15:paraIdParent="57F0FA34" w15:done="0"/>
  <w15:commentEx w15:paraId="2C54536B" w15:done="0"/>
  <w15:commentEx w15:paraId="0308F600" w15:paraIdParent="2C54536B" w15:done="0"/>
  <w15:commentEx w15:paraId="3025D232" w15:paraIdParent="2C54536B" w15:done="0"/>
  <w15:commentEx w15:paraId="73196E92" w15:done="0"/>
  <w15:commentEx w15:paraId="1544DEAE" w15:paraIdParent="73196E92" w15:done="0"/>
  <w15:commentEx w15:paraId="73CCCBCE" w15:done="1"/>
  <w15:commentEx w15:paraId="63AD9F27" w15:paraIdParent="73CCCBCE" w15:done="1"/>
  <w15:commentEx w15:paraId="6371374C" w15:done="1"/>
  <w15:commentEx w15:paraId="0D178016" w15:paraIdParent="6371374C" w15:done="1"/>
  <w15:commentEx w15:paraId="7F25D517" w15:done="1"/>
  <w15:commentEx w15:paraId="3F1F30C1" w15:paraIdParent="7F25D517" w15:done="1"/>
  <w15:commentEx w15:paraId="575F0BFF" w15:paraIdParent="7F25D517" w15:done="1"/>
  <w15:commentEx w15:paraId="5B457D73" w15:paraIdParent="7F25D517" w15:done="1"/>
  <w15:commentEx w15:paraId="396FCB54" w15:done="0"/>
  <w15:commentEx w15:paraId="75ED4F47" w15:paraIdParent="396FCB54" w15:done="0"/>
  <w15:commentEx w15:paraId="733AA998" w15:done="1"/>
  <w15:commentEx w15:paraId="4E998BD4" w15:done="0"/>
  <w15:commentEx w15:paraId="503B190E" w15:paraIdParent="4E998BD4" w15:done="0"/>
  <w15:commentEx w15:paraId="6036330A" w15:paraIdParent="4E998BD4" w15:done="0"/>
  <w15:commentEx w15:paraId="0F1DAF53" w15:done="0"/>
  <w15:commentEx w15:paraId="3EDB59A2" w15:paraIdParent="0F1DAF53" w15:done="0"/>
  <w15:commentEx w15:paraId="0426B045" w15:done="1"/>
  <w15:commentEx w15:paraId="02E3CC05" w15:paraIdParent="0426B045" w15:done="1"/>
  <w15:commentEx w15:paraId="06A357BC" w15:done="0"/>
  <w15:commentEx w15:paraId="311472AD" w15:paraIdParent="06A357BC" w15:done="0"/>
  <w15:commentEx w15:paraId="35E52550" w15:paraIdParent="06A357BC" w15:done="0"/>
  <w15:commentEx w15:paraId="0F8AA720" w15:paraIdParent="06A357BC" w15:done="0"/>
  <w15:commentEx w15:paraId="391119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194C5" w16cex:dateUtc="2025-10-16T21:38:00Z"/>
  <w16cex:commentExtensible w16cex:durableId="6719EFBF" w16cex:dateUtc="2025-10-23T20:23:00Z"/>
  <w16cex:commentExtensible w16cex:durableId="10B28523" w16cex:dateUtc="2025-10-25T03:43:00Z"/>
  <w16cex:commentExtensible w16cex:durableId="6084B5EB" w16cex:dateUtc="2025-10-23T20:26:00Z"/>
  <w16cex:commentExtensible w16cex:durableId="05B7E876" w16cex:dateUtc="2025-10-24T20:52:00Z"/>
  <w16cex:commentExtensible w16cex:durableId="5CE13A09" w16cex:dateUtc="2025-10-23T20:26:00Z"/>
  <w16cex:commentExtensible w16cex:durableId="20451C7B" w16cex:dateUtc="2025-10-25T16:19:00Z"/>
  <w16cex:commentExtensible w16cex:durableId="4F21DF6E" w16cex:dateUtc="2025-10-16T20:42:00Z"/>
  <w16cex:commentExtensible w16cex:durableId="0395F617" w16cex:dateUtc="2025-10-24T20:51:00Z"/>
  <w16cex:commentExtensible w16cex:durableId="605D0D2F" w16cex:dateUtc="2025-10-16T20:52:00Z"/>
  <w16cex:commentExtensible w16cex:durableId="5F96F044" w16cex:dateUtc="2025-10-16T21:00:00Z"/>
  <w16cex:commentExtensible w16cex:durableId="173EDD43" w16cex:dateUtc="2025-10-24T20:46:00Z"/>
  <w16cex:commentExtensible w16cex:durableId="4237D9D9" w16cex:dateUtc="2025-10-16T21:01:00Z"/>
  <w16cex:commentExtensible w16cex:durableId="31E42085" w16cex:dateUtc="2025-10-24T20:45:00Z"/>
  <w16cex:commentExtensible w16cex:durableId="4015C7B2" w16cex:dateUtc="2025-10-09T18:23:00Z"/>
  <w16cex:commentExtensible w16cex:durableId="232364B6" w16cex:dateUtc="2025-10-10T16:24:00Z"/>
  <w16cex:commentExtensible w16cex:durableId="1F394836" w16cex:dateUtc="2025-10-09T18:26:00Z"/>
  <w16cex:commentExtensible w16cex:durableId="0872ABC2" w16cex:dateUtc="2025-10-10T16:25:00Z"/>
  <w16cex:commentExtensible w16cex:durableId="0F840AD5" w16cex:dateUtc="2025-10-09T20:00:00Z"/>
  <w16cex:commentExtensible w16cex:durableId="771F8D0B" w16cex:dateUtc="2025-10-09T20:08:00Z"/>
  <w16cex:commentExtensible w16cex:durableId="7A25CE5E" w16cex:dateUtc="2025-10-09T20:13:00Z"/>
  <w16cex:commentExtensible w16cex:durableId="666619B3" w16cex:dateUtc="2025-10-10T16:33:00Z"/>
  <w16cex:commentExtensible w16cex:durableId="5B174259" w16cex:dateUtc="2025-10-13T18:07:00Z"/>
  <w16cex:commentExtensible w16cex:durableId="372B6071" w16cex:dateUtc="2025-10-24T20:44:00Z"/>
  <w16cex:commentExtensible w16cex:durableId="337C4837" w16cex:dateUtc="2025-10-13T18:09:00Z"/>
  <w16cex:commentExtensible w16cex:durableId="5FC899F6" w16cex:dateUtc="2025-10-23T21:33:00Z"/>
  <w16cex:commentExtensible w16cex:durableId="2D1908E0" w16cex:dateUtc="2025-10-23T21:34:00Z"/>
  <w16cex:commentExtensible w16cex:durableId="01DE6044" w16cex:dateUtc="2025-10-24T14:48:00Z"/>
  <w16cex:commentExtensible w16cex:durableId="5226D600" w16cex:dateUtc="2025-10-15T21:23:00Z"/>
  <w16cex:commentExtensible w16cex:durableId="149AD713" w16cex:dateUtc="2025-10-25T03:32:00Z"/>
  <w16cex:commentExtensible w16cex:durableId="7CFAC92B" w16cex:dateUtc="2025-10-09T20:21:00Z"/>
  <w16cex:commentExtensible w16cex:durableId="3683F697" w16cex:dateUtc="2025-10-10T17:06:00Z"/>
  <w16cex:commentExtensible w16cex:durableId="07695B9B" w16cex:dateUtc="2025-10-13T18:37:00Z"/>
  <w16cex:commentExtensible w16cex:durableId="0FB3F6EA" w16cex:dateUtc="2025-10-15T21:26:00Z"/>
  <w16cex:commentExtensible w16cex:durableId="3F745A4B" w16cex:dateUtc="2025-10-15T21:26:00Z"/>
  <w16cex:commentExtensible w16cex:durableId="67A7C5E2" w16cex:dateUtc="2025-10-25T03:35:00Z"/>
  <w16cex:commentExtensible w16cex:durableId="1AF75E63" w16cex:dateUtc="2025-10-13T1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59B4FE" w16cid:durableId="571194C5"/>
  <w16cid:commentId w16cid:paraId="3E56F869" w16cid:durableId="6719EFBF"/>
  <w16cid:commentId w16cid:paraId="04D2CA61" w16cid:durableId="10B28523"/>
  <w16cid:commentId w16cid:paraId="5AC5AC73" w16cid:durableId="6084B5EB"/>
  <w16cid:commentId w16cid:paraId="55B70023" w16cid:durableId="05B7E876"/>
  <w16cid:commentId w16cid:paraId="7DF23B2A" w16cid:durableId="5CE13A09"/>
  <w16cid:commentId w16cid:paraId="3CF1070B" w16cid:durableId="20451C7B"/>
  <w16cid:commentId w16cid:paraId="57F0FA34" w16cid:durableId="4F21DF6E"/>
  <w16cid:commentId w16cid:paraId="330227F5" w16cid:durableId="0395F617"/>
  <w16cid:commentId w16cid:paraId="2C54536B" w16cid:durableId="605D0D2F"/>
  <w16cid:commentId w16cid:paraId="0308F600" w16cid:durableId="5F96F044"/>
  <w16cid:commentId w16cid:paraId="3025D232" w16cid:durableId="173EDD43"/>
  <w16cid:commentId w16cid:paraId="73196E92" w16cid:durableId="4237D9D9"/>
  <w16cid:commentId w16cid:paraId="1544DEAE" w16cid:durableId="31E42085"/>
  <w16cid:commentId w16cid:paraId="73CCCBCE" w16cid:durableId="4015C7B2"/>
  <w16cid:commentId w16cid:paraId="63AD9F27" w16cid:durableId="232364B6"/>
  <w16cid:commentId w16cid:paraId="6371374C" w16cid:durableId="1F394836"/>
  <w16cid:commentId w16cid:paraId="0D178016" w16cid:durableId="0872ABC2"/>
  <w16cid:commentId w16cid:paraId="7F25D517" w16cid:durableId="0F840AD5"/>
  <w16cid:commentId w16cid:paraId="3F1F30C1" w16cid:durableId="771F8D0B"/>
  <w16cid:commentId w16cid:paraId="575F0BFF" w16cid:durableId="7A25CE5E"/>
  <w16cid:commentId w16cid:paraId="5B457D73" w16cid:durableId="666619B3"/>
  <w16cid:commentId w16cid:paraId="396FCB54" w16cid:durableId="5B174259"/>
  <w16cid:commentId w16cid:paraId="75ED4F47" w16cid:durableId="372B6071"/>
  <w16cid:commentId w16cid:paraId="733AA998" w16cid:durableId="337C4837"/>
  <w16cid:commentId w16cid:paraId="4E998BD4" w16cid:durableId="5FC899F6"/>
  <w16cid:commentId w16cid:paraId="503B190E" w16cid:durableId="2D1908E0"/>
  <w16cid:commentId w16cid:paraId="6036330A" w16cid:durableId="01DE6044"/>
  <w16cid:commentId w16cid:paraId="0F1DAF53" w16cid:durableId="5226D600"/>
  <w16cid:commentId w16cid:paraId="3EDB59A2" w16cid:durableId="149AD713"/>
  <w16cid:commentId w16cid:paraId="0426B045" w16cid:durableId="7CFAC92B"/>
  <w16cid:commentId w16cid:paraId="02E3CC05" w16cid:durableId="3683F697"/>
  <w16cid:commentId w16cid:paraId="06A357BC" w16cid:durableId="07695B9B"/>
  <w16cid:commentId w16cid:paraId="311472AD" w16cid:durableId="0FB3F6EA"/>
  <w16cid:commentId w16cid:paraId="35E52550" w16cid:durableId="3F745A4B"/>
  <w16cid:commentId w16cid:paraId="0F8AA720" w16cid:durableId="67A7C5E2"/>
  <w16cid:commentId w16cid:paraId="391119E3" w16cid:durableId="1AF75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43D1C" w14:textId="77777777" w:rsidR="00E90728" w:rsidRDefault="00E90728">
      <w:pPr>
        <w:spacing w:after="0" w:line="240" w:lineRule="auto"/>
      </w:pPr>
      <w:r>
        <w:separator/>
      </w:r>
    </w:p>
  </w:endnote>
  <w:endnote w:type="continuationSeparator" w:id="0">
    <w:p w14:paraId="69E2E246" w14:textId="77777777" w:rsidR="00E90728" w:rsidRDefault="00E90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D715F" w14:textId="77777777" w:rsidR="00E90728" w:rsidRDefault="00E90728">
      <w:pPr>
        <w:spacing w:after="0" w:line="240" w:lineRule="auto"/>
      </w:pPr>
      <w:r>
        <w:separator/>
      </w:r>
    </w:p>
  </w:footnote>
  <w:footnote w:type="continuationSeparator" w:id="0">
    <w:p w14:paraId="4B624380" w14:textId="77777777" w:rsidR="00E90728" w:rsidRDefault="00E90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ch, Justine">
    <w15:presenceInfo w15:providerId="AD" w15:userId="S::justine.hoch.1@vanderbilt.edu::1a520f61-a71e-4e12-b9eb-1dfffea4d341"/>
  </w15:person>
  <w15:person w15:author="detbenton1991@gmail.com">
    <w15:presenceInfo w15:providerId="Windows Live" w15:userId="2f872c0085ca5aa3"/>
  </w15:person>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3428"/>
    <w:rsid w:val="00007DE4"/>
    <w:rsid w:val="00022D8F"/>
    <w:rsid w:val="00034F4F"/>
    <w:rsid w:val="000355C4"/>
    <w:rsid w:val="000368FB"/>
    <w:rsid w:val="00043690"/>
    <w:rsid w:val="00045FB9"/>
    <w:rsid w:val="000655DD"/>
    <w:rsid w:val="00072A11"/>
    <w:rsid w:val="00073AAC"/>
    <w:rsid w:val="00075C7F"/>
    <w:rsid w:val="00075D4D"/>
    <w:rsid w:val="00077A55"/>
    <w:rsid w:val="00092624"/>
    <w:rsid w:val="00097B23"/>
    <w:rsid w:val="000A62DE"/>
    <w:rsid w:val="000B4991"/>
    <w:rsid w:val="000C5877"/>
    <w:rsid w:val="000C6522"/>
    <w:rsid w:val="000C6B49"/>
    <w:rsid w:val="000C71C0"/>
    <w:rsid w:val="000E0934"/>
    <w:rsid w:val="000E70E0"/>
    <w:rsid w:val="000F1636"/>
    <w:rsid w:val="000F454F"/>
    <w:rsid w:val="001101E1"/>
    <w:rsid w:val="001152B0"/>
    <w:rsid w:val="001212B3"/>
    <w:rsid w:val="00127554"/>
    <w:rsid w:val="0013375A"/>
    <w:rsid w:val="00136405"/>
    <w:rsid w:val="001501A1"/>
    <w:rsid w:val="00156EF7"/>
    <w:rsid w:val="00161ACE"/>
    <w:rsid w:val="001654E4"/>
    <w:rsid w:val="001660C9"/>
    <w:rsid w:val="001862BC"/>
    <w:rsid w:val="00192A04"/>
    <w:rsid w:val="0019514F"/>
    <w:rsid w:val="001A7165"/>
    <w:rsid w:val="001D380C"/>
    <w:rsid w:val="001D4882"/>
    <w:rsid w:val="001D50B4"/>
    <w:rsid w:val="001E15B9"/>
    <w:rsid w:val="001E214E"/>
    <w:rsid w:val="001E2C07"/>
    <w:rsid w:val="001F2A81"/>
    <w:rsid w:val="00204765"/>
    <w:rsid w:val="0020778B"/>
    <w:rsid w:val="0021246C"/>
    <w:rsid w:val="0021606A"/>
    <w:rsid w:val="00222975"/>
    <w:rsid w:val="00236717"/>
    <w:rsid w:val="00242069"/>
    <w:rsid w:val="00243045"/>
    <w:rsid w:val="00247F3E"/>
    <w:rsid w:val="002527BE"/>
    <w:rsid w:val="00287FC4"/>
    <w:rsid w:val="00294F7A"/>
    <w:rsid w:val="0029682F"/>
    <w:rsid w:val="002A18EE"/>
    <w:rsid w:val="002B1011"/>
    <w:rsid w:val="002B1C32"/>
    <w:rsid w:val="002B7725"/>
    <w:rsid w:val="002C0452"/>
    <w:rsid w:val="002C21DF"/>
    <w:rsid w:val="002D3499"/>
    <w:rsid w:val="002E2217"/>
    <w:rsid w:val="002E30E5"/>
    <w:rsid w:val="002E3888"/>
    <w:rsid w:val="002E7428"/>
    <w:rsid w:val="002F406A"/>
    <w:rsid w:val="002F7EA2"/>
    <w:rsid w:val="00303FE0"/>
    <w:rsid w:val="00306937"/>
    <w:rsid w:val="00315005"/>
    <w:rsid w:val="0032017A"/>
    <w:rsid w:val="00326E1A"/>
    <w:rsid w:val="0033048C"/>
    <w:rsid w:val="003312AA"/>
    <w:rsid w:val="00336AC9"/>
    <w:rsid w:val="00344D83"/>
    <w:rsid w:val="00357E16"/>
    <w:rsid w:val="00383701"/>
    <w:rsid w:val="00383B70"/>
    <w:rsid w:val="003B0649"/>
    <w:rsid w:val="003B1CCB"/>
    <w:rsid w:val="003B37FF"/>
    <w:rsid w:val="003B383B"/>
    <w:rsid w:val="003C31A2"/>
    <w:rsid w:val="003C5B7B"/>
    <w:rsid w:val="003D2A5E"/>
    <w:rsid w:val="003D35DC"/>
    <w:rsid w:val="003E7415"/>
    <w:rsid w:val="003F1DFF"/>
    <w:rsid w:val="00400434"/>
    <w:rsid w:val="00414BA9"/>
    <w:rsid w:val="00421745"/>
    <w:rsid w:val="00421CA9"/>
    <w:rsid w:val="00425DE4"/>
    <w:rsid w:val="00427D3C"/>
    <w:rsid w:val="00430E29"/>
    <w:rsid w:val="00433A7C"/>
    <w:rsid w:val="00446E67"/>
    <w:rsid w:val="0045169B"/>
    <w:rsid w:val="004562C3"/>
    <w:rsid w:val="004574E7"/>
    <w:rsid w:val="004600F6"/>
    <w:rsid w:val="004610DF"/>
    <w:rsid w:val="0046384C"/>
    <w:rsid w:val="00465F10"/>
    <w:rsid w:val="004674E9"/>
    <w:rsid w:val="00467655"/>
    <w:rsid w:val="00467AAF"/>
    <w:rsid w:val="0047495F"/>
    <w:rsid w:val="004751AD"/>
    <w:rsid w:val="004806BC"/>
    <w:rsid w:val="004A2A7E"/>
    <w:rsid w:val="004A7927"/>
    <w:rsid w:val="004B3242"/>
    <w:rsid w:val="004B59BB"/>
    <w:rsid w:val="004C3585"/>
    <w:rsid w:val="004D0F1A"/>
    <w:rsid w:val="004D36DA"/>
    <w:rsid w:val="004D57B0"/>
    <w:rsid w:val="004E2A03"/>
    <w:rsid w:val="004E5234"/>
    <w:rsid w:val="004F2399"/>
    <w:rsid w:val="004F3D22"/>
    <w:rsid w:val="004F3D7E"/>
    <w:rsid w:val="004F7217"/>
    <w:rsid w:val="0050488A"/>
    <w:rsid w:val="005162E0"/>
    <w:rsid w:val="00516B4F"/>
    <w:rsid w:val="00533AE8"/>
    <w:rsid w:val="005531B2"/>
    <w:rsid w:val="005656C9"/>
    <w:rsid w:val="00567FD5"/>
    <w:rsid w:val="0058144B"/>
    <w:rsid w:val="00584641"/>
    <w:rsid w:val="00585F4E"/>
    <w:rsid w:val="005865EC"/>
    <w:rsid w:val="0058726F"/>
    <w:rsid w:val="005A03E9"/>
    <w:rsid w:val="005B2C08"/>
    <w:rsid w:val="005B78DB"/>
    <w:rsid w:val="005C0044"/>
    <w:rsid w:val="005D1D71"/>
    <w:rsid w:val="005D5984"/>
    <w:rsid w:val="005E59E4"/>
    <w:rsid w:val="005F057E"/>
    <w:rsid w:val="005F4F87"/>
    <w:rsid w:val="005F7A39"/>
    <w:rsid w:val="00602F31"/>
    <w:rsid w:val="00604CCF"/>
    <w:rsid w:val="00611F63"/>
    <w:rsid w:val="006162A5"/>
    <w:rsid w:val="00620FC0"/>
    <w:rsid w:val="006223DE"/>
    <w:rsid w:val="00623C20"/>
    <w:rsid w:val="00624543"/>
    <w:rsid w:val="0063122C"/>
    <w:rsid w:val="006338B8"/>
    <w:rsid w:val="00635830"/>
    <w:rsid w:val="00636EC2"/>
    <w:rsid w:val="00645980"/>
    <w:rsid w:val="00645E48"/>
    <w:rsid w:val="006474EF"/>
    <w:rsid w:val="0065150E"/>
    <w:rsid w:val="00651769"/>
    <w:rsid w:val="006562DB"/>
    <w:rsid w:val="006719FC"/>
    <w:rsid w:val="006732D9"/>
    <w:rsid w:val="00673E16"/>
    <w:rsid w:val="00674C00"/>
    <w:rsid w:val="00676EAA"/>
    <w:rsid w:val="00681781"/>
    <w:rsid w:val="00682069"/>
    <w:rsid w:val="006825AF"/>
    <w:rsid w:val="00694ED8"/>
    <w:rsid w:val="006A0961"/>
    <w:rsid w:val="006A4336"/>
    <w:rsid w:val="006B0650"/>
    <w:rsid w:val="006B24A3"/>
    <w:rsid w:val="006B4013"/>
    <w:rsid w:val="006B660B"/>
    <w:rsid w:val="006C0EBF"/>
    <w:rsid w:val="006D021D"/>
    <w:rsid w:val="006D1E83"/>
    <w:rsid w:val="006D344E"/>
    <w:rsid w:val="006D505D"/>
    <w:rsid w:val="006E015F"/>
    <w:rsid w:val="006E072D"/>
    <w:rsid w:val="006E0AC1"/>
    <w:rsid w:val="006E76A2"/>
    <w:rsid w:val="006F6792"/>
    <w:rsid w:val="00700D99"/>
    <w:rsid w:val="007057F6"/>
    <w:rsid w:val="00706AD7"/>
    <w:rsid w:val="0072336B"/>
    <w:rsid w:val="007320C8"/>
    <w:rsid w:val="00742A2D"/>
    <w:rsid w:val="0074507C"/>
    <w:rsid w:val="00746575"/>
    <w:rsid w:val="00750683"/>
    <w:rsid w:val="00760F22"/>
    <w:rsid w:val="00771254"/>
    <w:rsid w:val="00771581"/>
    <w:rsid w:val="00774E6F"/>
    <w:rsid w:val="007811D2"/>
    <w:rsid w:val="007812DD"/>
    <w:rsid w:val="0078169D"/>
    <w:rsid w:val="00790D21"/>
    <w:rsid w:val="007B2167"/>
    <w:rsid w:val="007C3D08"/>
    <w:rsid w:val="007C67C1"/>
    <w:rsid w:val="007C75D8"/>
    <w:rsid w:val="007D369E"/>
    <w:rsid w:val="007D5C2D"/>
    <w:rsid w:val="007D73AF"/>
    <w:rsid w:val="007E089E"/>
    <w:rsid w:val="007F4271"/>
    <w:rsid w:val="0080070C"/>
    <w:rsid w:val="00804E1A"/>
    <w:rsid w:val="008072B9"/>
    <w:rsid w:val="008254FF"/>
    <w:rsid w:val="00830106"/>
    <w:rsid w:val="00836361"/>
    <w:rsid w:val="008377DE"/>
    <w:rsid w:val="00860077"/>
    <w:rsid w:val="00866368"/>
    <w:rsid w:val="00875388"/>
    <w:rsid w:val="00882B82"/>
    <w:rsid w:val="00887846"/>
    <w:rsid w:val="0089033D"/>
    <w:rsid w:val="00890D6B"/>
    <w:rsid w:val="00893FF2"/>
    <w:rsid w:val="00894E50"/>
    <w:rsid w:val="008A287D"/>
    <w:rsid w:val="008A6C20"/>
    <w:rsid w:val="008A78BA"/>
    <w:rsid w:val="008B0729"/>
    <w:rsid w:val="008B2016"/>
    <w:rsid w:val="008C3751"/>
    <w:rsid w:val="008C789E"/>
    <w:rsid w:val="008D00AC"/>
    <w:rsid w:val="008D15EF"/>
    <w:rsid w:val="008D726B"/>
    <w:rsid w:val="008E1902"/>
    <w:rsid w:val="008E1F29"/>
    <w:rsid w:val="008E59BE"/>
    <w:rsid w:val="008E5B79"/>
    <w:rsid w:val="008E5FE3"/>
    <w:rsid w:val="009044A4"/>
    <w:rsid w:val="00905E69"/>
    <w:rsid w:val="00911CFE"/>
    <w:rsid w:val="009122B8"/>
    <w:rsid w:val="00953EBC"/>
    <w:rsid w:val="00982856"/>
    <w:rsid w:val="00982CB4"/>
    <w:rsid w:val="00983EF6"/>
    <w:rsid w:val="0098711A"/>
    <w:rsid w:val="00994C04"/>
    <w:rsid w:val="009963F9"/>
    <w:rsid w:val="009A441A"/>
    <w:rsid w:val="009A6121"/>
    <w:rsid w:val="009B64B4"/>
    <w:rsid w:val="009C28B0"/>
    <w:rsid w:val="009D5033"/>
    <w:rsid w:val="009D6067"/>
    <w:rsid w:val="009D7FA8"/>
    <w:rsid w:val="009F0D11"/>
    <w:rsid w:val="009F1F5F"/>
    <w:rsid w:val="009F6FD7"/>
    <w:rsid w:val="00A020B5"/>
    <w:rsid w:val="00A043E1"/>
    <w:rsid w:val="00A04BE6"/>
    <w:rsid w:val="00A06DE1"/>
    <w:rsid w:val="00A10C9F"/>
    <w:rsid w:val="00A10E32"/>
    <w:rsid w:val="00A134E7"/>
    <w:rsid w:val="00A176DC"/>
    <w:rsid w:val="00A22E4D"/>
    <w:rsid w:val="00A27373"/>
    <w:rsid w:val="00A578FB"/>
    <w:rsid w:val="00A63080"/>
    <w:rsid w:val="00A72940"/>
    <w:rsid w:val="00A750E8"/>
    <w:rsid w:val="00A7521F"/>
    <w:rsid w:val="00A836C2"/>
    <w:rsid w:val="00A93332"/>
    <w:rsid w:val="00A93F25"/>
    <w:rsid w:val="00A96552"/>
    <w:rsid w:val="00AA02A2"/>
    <w:rsid w:val="00AA6835"/>
    <w:rsid w:val="00AB1E85"/>
    <w:rsid w:val="00AB2438"/>
    <w:rsid w:val="00AB54AB"/>
    <w:rsid w:val="00AC48CD"/>
    <w:rsid w:val="00AD2D26"/>
    <w:rsid w:val="00AD46D5"/>
    <w:rsid w:val="00AE3C90"/>
    <w:rsid w:val="00AE4976"/>
    <w:rsid w:val="00AE60E4"/>
    <w:rsid w:val="00AE68AD"/>
    <w:rsid w:val="00AF5DD3"/>
    <w:rsid w:val="00AF6173"/>
    <w:rsid w:val="00B41C52"/>
    <w:rsid w:val="00B447CA"/>
    <w:rsid w:val="00B44ACC"/>
    <w:rsid w:val="00B54C74"/>
    <w:rsid w:val="00B54CD6"/>
    <w:rsid w:val="00B615C2"/>
    <w:rsid w:val="00B752DC"/>
    <w:rsid w:val="00B75578"/>
    <w:rsid w:val="00B85F72"/>
    <w:rsid w:val="00B93B44"/>
    <w:rsid w:val="00B96B58"/>
    <w:rsid w:val="00BB6F6F"/>
    <w:rsid w:val="00BC0A96"/>
    <w:rsid w:val="00BC43BA"/>
    <w:rsid w:val="00BC4945"/>
    <w:rsid w:val="00BE28A3"/>
    <w:rsid w:val="00BE2ACA"/>
    <w:rsid w:val="00BE4A98"/>
    <w:rsid w:val="00BE4D79"/>
    <w:rsid w:val="00BF39A0"/>
    <w:rsid w:val="00BF3B8A"/>
    <w:rsid w:val="00BF500F"/>
    <w:rsid w:val="00C10932"/>
    <w:rsid w:val="00C11374"/>
    <w:rsid w:val="00C16DFD"/>
    <w:rsid w:val="00C31592"/>
    <w:rsid w:val="00C33424"/>
    <w:rsid w:val="00C477FF"/>
    <w:rsid w:val="00C54758"/>
    <w:rsid w:val="00C54CAD"/>
    <w:rsid w:val="00C57CAD"/>
    <w:rsid w:val="00C635ED"/>
    <w:rsid w:val="00C668AE"/>
    <w:rsid w:val="00C707E4"/>
    <w:rsid w:val="00C7241A"/>
    <w:rsid w:val="00C8123F"/>
    <w:rsid w:val="00C84081"/>
    <w:rsid w:val="00CA5F25"/>
    <w:rsid w:val="00CA6E53"/>
    <w:rsid w:val="00CB2729"/>
    <w:rsid w:val="00CB3A6F"/>
    <w:rsid w:val="00CB773E"/>
    <w:rsid w:val="00CD1BC9"/>
    <w:rsid w:val="00CD2BB4"/>
    <w:rsid w:val="00CD32BA"/>
    <w:rsid w:val="00CD4060"/>
    <w:rsid w:val="00CD7C5B"/>
    <w:rsid w:val="00CE04E3"/>
    <w:rsid w:val="00CE22F2"/>
    <w:rsid w:val="00CE242A"/>
    <w:rsid w:val="00CE7D2A"/>
    <w:rsid w:val="00CF0D07"/>
    <w:rsid w:val="00CF25BC"/>
    <w:rsid w:val="00CF71B4"/>
    <w:rsid w:val="00D07786"/>
    <w:rsid w:val="00D127DC"/>
    <w:rsid w:val="00D144FA"/>
    <w:rsid w:val="00D1558A"/>
    <w:rsid w:val="00D2147E"/>
    <w:rsid w:val="00D21582"/>
    <w:rsid w:val="00D25FC6"/>
    <w:rsid w:val="00D26863"/>
    <w:rsid w:val="00D26A93"/>
    <w:rsid w:val="00D318AF"/>
    <w:rsid w:val="00D31F58"/>
    <w:rsid w:val="00D35BDE"/>
    <w:rsid w:val="00D44D3C"/>
    <w:rsid w:val="00D4693D"/>
    <w:rsid w:val="00D471D6"/>
    <w:rsid w:val="00D53711"/>
    <w:rsid w:val="00D60554"/>
    <w:rsid w:val="00D74091"/>
    <w:rsid w:val="00D843EE"/>
    <w:rsid w:val="00D87694"/>
    <w:rsid w:val="00D87E17"/>
    <w:rsid w:val="00D9179A"/>
    <w:rsid w:val="00D95449"/>
    <w:rsid w:val="00DA05FA"/>
    <w:rsid w:val="00DA50DD"/>
    <w:rsid w:val="00DA5DDC"/>
    <w:rsid w:val="00DA7805"/>
    <w:rsid w:val="00DB01CF"/>
    <w:rsid w:val="00DB19BE"/>
    <w:rsid w:val="00DB520B"/>
    <w:rsid w:val="00DB6733"/>
    <w:rsid w:val="00DC18A0"/>
    <w:rsid w:val="00DC5688"/>
    <w:rsid w:val="00DC6C5B"/>
    <w:rsid w:val="00DC6C73"/>
    <w:rsid w:val="00DC72F9"/>
    <w:rsid w:val="00DC749D"/>
    <w:rsid w:val="00DD24B1"/>
    <w:rsid w:val="00DD2922"/>
    <w:rsid w:val="00DD5E6A"/>
    <w:rsid w:val="00DE1CF2"/>
    <w:rsid w:val="00DF407F"/>
    <w:rsid w:val="00DF6A12"/>
    <w:rsid w:val="00E03638"/>
    <w:rsid w:val="00E06E20"/>
    <w:rsid w:val="00E16951"/>
    <w:rsid w:val="00E2499A"/>
    <w:rsid w:val="00E260A2"/>
    <w:rsid w:val="00E27890"/>
    <w:rsid w:val="00E37713"/>
    <w:rsid w:val="00E52901"/>
    <w:rsid w:val="00E5458B"/>
    <w:rsid w:val="00E62417"/>
    <w:rsid w:val="00E7020B"/>
    <w:rsid w:val="00E76EAB"/>
    <w:rsid w:val="00E90728"/>
    <w:rsid w:val="00E9120B"/>
    <w:rsid w:val="00E92C34"/>
    <w:rsid w:val="00E97285"/>
    <w:rsid w:val="00EA3D4E"/>
    <w:rsid w:val="00EA76DB"/>
    <w:rsid w:val="00EB2B86"/>
    <w:rsid w:val="00EC1432"/>
    <w:rsid w:val="00EC48D3"/>
    <w:rsid w:val="00EC4E1F"/>
    <w:rsid w:val="00ED10FF"/>
    <w:rsid w:val="00ED3ABD"/>
    <w:rsid w:val="00ED5A5E"/>
    <w:rsid w:val="00EE7F34"/>
    <w:rsid w:val="00EF242E"/>
    <w:rsid w:val="00EF5A81"/>
    <w:rsid w:val="00EF73B9"/>
    <w:rsid w:val="00EF7ABC"/>
    <w:rsid w:val="00F05C8B"/>
    <w:rsid w:val="00F05F6B"/>
    <w:rsid w:val="00F0785C"/>
    <w:rsid w:val="00F149BE"/>
    <w:rsid w:val="00F21E0F"/>
    <w:rsid w:val="00F30110"/>
    <w:rsid w:val="00F31DC8"/>
    <w:rsid w:val="00F41905"/>
    <w:rsid w:val="00F42ED4"/>
    <w:rsid w:val="00F45AE3"/>
    <w:rsid w:val="00F46546"/>
    <w:rsid w:val="00F465EC"/>
    <w:rsid w:val="00F50C98"/>
    <w:rsid w:val="00F532AE"/>
    <w:rsid w:val="00F53C7A"/>
    <w:rsid w:val="00F55B9F"/>
    <w:rsid w:val="00F56599"/>
    <w:rsid w:val="00F56E59"/>
    <w:rsid w:val="00F57650"/>
    <w:rsid w:val="00F623CC"/>
    <w:rsid w:val="00F63706"/>
    <w:rsid w:val="00F71062"/>
    <w:rsid w:val="00F80C6B"/>
    <w:rsid w:val="00F84FB5"/>
    <w:rsid w:val="00F86CDB"/>
    <w:rsid w:val="00F87025"/>
    <w:rsid w:val="00F93964"/>
    <w:rsid w:val="00F94520"/>
    <w:rsid w:val="00F97279"/>
    <w:rsid w:val="00FA1BAE"/>
    <w:rsid w:val="00FA4973"/>
    <w:rsid w:val="00FB33C5"/>
    <w:rsid w:val="00FC37CA"/>
    <w:rsid w:val="00FC68DC"/>
    <w:rsid w:val="00FC776D"/>
    <w:rsid w:val="00FE081E"/>
    <w:rsid w:val="00FE0E55"/>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 w:type="character" w:styleId="CommentReference">
    <w:name w:val="annotation reference"/>
    <w:basedOn w:val="DefaultParagraphFont"/>
    <w:uiPriority w:val="99"/>
    <w:semiHidden/>
    <w:unhideWhenUsed/>
    <w:rsid w:val="005162E0"/>
    <w:rPr>
      <w:sz w:val="16"/>
      <w:szCs w:val="16"/>
    </w:rPr>
  </w:style>
  <w:style w:type="paragraph" w:styleId="CommentText">
    <w:name w:val="annotation text"/>
    <w:basedOn w:val="Normal"/>
    <w:link w:val="CommentTextChar"/>
    <w:uiPriority w:val="99"/>
    <w:unhideWhenUsed/>
    <w:rsid w:val="005162E0"/>
    <w:pPr>
      <w:spacing w:line="240" w:lineRule="auto"/>
    </w:pPr>
    <w:rPr>
      <w:sz w:val="20"/>
      <w:szCs w:val="20"/>
    </w:rPr>
  </w:style>
  <w:style w:type="character" w:customStyle="1" w:styleId="CommentTextChar">
    <w:name w:val="Comment Text Char"/>
    <w:basedOn w:val="DefaultParagraphFont"/>
    <w:link w:val="CommentText"/>
    <w:uiPriority w:val="99"/>
    <w:rsid w:val="005162E0"/>
    <w:rPr>
      <w:sz w:val="20"/>
      <w:szCs w:val="20"/>
    </w:rPr>
  </w:style>
  <w:style w:type="paragraph" w:styleId="CommentSubject">
    <w:name w:val="annotation subject"/>
    <w:basedOn w:val="CommentText"/>
    <w:next w:val="CommentText"/>
    <w:link w:val="CommentSubjectChar"/>
    <w:uiPriority w:val="99"/>
    <w:semiHidden/>
    <w:unhideWhenUsed/>
    <w:rsid w:val="005162E0"/>
    <w:rPr>
      <w:b/>
      <w:bCs/>
    </w:rPr>
  </w:style>
  <w:style w:type="character" w:customStyle="1" w:styleId="CommentSubjectChar">
    <w:name w:val="Comment Subject Char"/>
    <w:basedOn w:val="CommentTextChar"/>
    <w:link w:val="CommentSubject"/>
    <w:uiPriority w:val="99"/>
    <w:semiHidden/>
    <w:rsid w:val="005162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doi.org/10.1016/S0885-2014(02)00124-7" TargetMode="External"/><Relationship Id="rId26" Type="http://schemas.openxmlformats.org/officeDocument/2006/relationships/hyperlink" Target="https://doi.org/10.1038/323533a0" TargetMode="External"/><Relationship Id="rId3" Type="http://schemas.openxmlformats.org/officeDocument/2006/relationships/webSettings" Target="webSettings.xml"/><Relationship Id="rId21" Type="http://schemas.openxmlformats.org/officeDocument/2006/relationships/hyperlink" Target="https://doi.org/10.1177/0956797611420165" TargetMode="External"/><Relationship Id="rId34"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hyperlink" Target="https://doi.org/10.1098/rsos.240229" TargetMode="External"/><Relationship Id="rId25" Type="http://schemas.openxmlformats.org/officeDocument/2006/relationships/hyperlink" Target="https://doi.org/10.1037/0033-295X.104.4.686"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16/S1364-6613(99)01356-X" TargetMode="External"/><Relationship Id="rId20" Type="http://schemas.openxmlformats.org/officeDocument/2006/relationships/hyperlink" Target="https://doi.org/10.1016/j.cognition.2004.09.009" TargetMode="External"/><Relationship Id="rId29" Type="http://schemas.openxmlformats.org/officeDocument/2006/relationships/hyperlink" Target="https://doi.org/10.1126/science.abh1054" TargetMode="Externa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jpeg"/><Relationship Id="rId24" Type="http://schemas.openxmlformats.org/officeDocument/2006/relationships/hyperlink" Target="https://doi.org/10.1037/0012-1649.36.5.635" TargetMode="External"/><Relationship Id="rId32"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s://doi.org/10.1016/j.cogdev.2022.101164" TargetMode="External"/><Relationship Id="rId23" Type="http://schemas.openxmlformats.org/officeDocument/2006/relationships/hyperlink" Target="https://doi.org/10.1016/j.cogdev.2015.12.001" TargetMode="External"/><Relationship Id="rId28" Type="http://schemas.openxmlformats.org/officeDocument/2006/relationships/hyperlink" Target="https://doi.org/10.1017/S0140525X24001328" TargetMode="External"/><Relationship Id="rId10" Type="http://schemas.openxmlformats.org/officeDocument/2006/relationships/image" Target="media/image1.jpg"/><Relationship Id="rId19" Type="http://schemas.openxmlformats.org/officeDocument/2006/relationships/hyperlink" Target="https://doi.org/10.1111/1467-7687.00290" TargetMode="External"/><Relationship Id="rId31"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yperlink" Target="https://doi.org/10.1037/xge0001656" TargetMode="External"/><Relationship Id="rId22" Type="http://schemas.openxmlformats.org/officeDocument/2006/relationships/hyperlink" Target="https://doi.org/10.1016/j.cogpsych.2013.05.001" TargetMode="External"/><Relationship Id="rId27" Type="http://schemas.openxmlformats.org/officeDocument/2006/relationships/hyperlink" Target="https://doi.org/10.1080/09540090310001655093" TargetMode="External"/><Relationship Id="rId30" Type="http://schemas.openxmlformats.org/officeDocument/2006/relationships/hyperlink" Target="https://doi.org/10.1126/science.adi1374" TargetMode="External"/><Relationship Id="rId35" Type="http://schemas.openxmlformats.org/officeDocument/2006/relationships/theme" Target="theme/theme1.xml"/><Relationship Id="rId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5208</Words>
  <Characters>29692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cp:lastPrinted>2025-10-25T15:08:00Z</cp:lastPrinted>
  <dcterms:created xsi:type="dcterms:W3CDTF">2025-10-25T16:23:00Z</dcterms:created>
  <dcterms:modified xsi:type="dcterms:W3CDTF">2025-10-25T16:23:00Z</dcterms:modified>
</cp:coreProperties>
</file>