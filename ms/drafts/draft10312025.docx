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24791F5A"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 xml:space="preserve">An associative learning account of how saliva becomes a cue </w:t>
      </w:r>
      <w:r w:rsidR="00C668AE">
        <w:rPr>
          <w:rFonts w:ascii="Times New Roman" w:eastAsia="Times New Roman" w:hAnsi="Times New Roman" w:cs="Times New Roman"/>
          <w:b/>
        </w:rPr>
        <w:t xml:space="preserve">for </w:t>
      </w:r>
      <w:r>
        <w:rPr>
          <w:rFonts w:ascii="Times New Roman" w:eastAsia="Times New Roman" w:hAnsi="Times New Roman" w:cs="Times New Roman"/>
          <w:b/>
        </w:rPr>
        <w:t>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405B28BD"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w:t>
      </w:r>
      <w:r w:rsidR="00CF25BC">
        <w:rPr>
          <w:rFonts w:ascii="Times New Roman" w:hAnsi="Times New Roman" w:cs="Times New Roman"/>
        </w:rPr>
        <w:t>challenge that</w:t>
      </w:r>
      <w:r w:rsidRPr="00A578FB">
        <w:rPr>
          <w:rFonts w:ascii="Times New Roman" w:hAnsi="Times New Roman" w:cs="Times New Roman"/>
        </w:rPr>
        <w:t xml:space="preserve">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w:t>
      </w:r>
      <w:r w:rsidR="00706AD7">
        <w:rPr>
          <w:rFonts w:ascii="Times New Roman" w:hAnsi="Times New Roman" w:cs="Times New Roman"/>
        </w:rPr>
        <w:t>.5</w:t>
      </w:r>
      <w:r w:rsidRPr="00A578FB">
        <w:rPr>
          <w:rFonts w:ascii="Times New Roman" w:hAnsi="Times New Roman" w:cs="Times New Roman"/>
        </w:rPr>
        <w:t xml:space="preserve">-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w:t>
      </w:r>
      <w:r w:rsidR="0021606A">
        <w:rPr>
          <w:rFonts w:ascii="Times New Roman" w:hAnsi="Times New Roman" w:cs="Times New Roman"/>
        </w:rPr>
        <w:t xml:space="preserve"> through everyday experiences, </w:t>
      </w:r>
      <w:r w:rsidR="00B41C52" w:rsidRPr="003E1015">
        <w:rPr>
          <w:rFonts w:ascii="Times New Roman" w:eastAsia="Times New Roman" w:hAnsi="Times New Roman" w:cs="Times New Roman"/>
        </w:rPr>
        <w:t xml:space="preserve">saliva sharing and comforting </w:t>
      </w:r>
      <w:r w:rsidR="00B41C52">
        <w:rPr>
          <w:rFonts w:ascii="Times New Roman" w:eastAsia="Times New Roman" w:hAnsi="Times New Roman" w:cs="Times New Roman"/>
        </w:rPr>
        <w:t>become linked to a</w:t>
      </w:r>
      <w:r w:rsidR="00B41C52" w:rsidRPr="003E1015">
        <w:rPr>
          <w:rFonts w:ascii="Times New Roman" w:eastAsia="Times New Roman" w:hAnsi="Times New Roman" w:cs="Times New Roman"/>
        </w:rPr>
        <w:t xml:space="preserve"> common representation </w:t>
      </w:r>
      <w:r w:rsidR="00B41C52">
        <w:rPr>
          <w:rFonts w:ascii="Times New Roman" w:eastAsia="Times New Roman" w:hAnsi="Times New Roman" w:cs="Times New Roman"/>
        </w:rPr>
        <w:t>that supports bidirectional expectations such that each behavior predicts the other</w:t>
      </w:r>
      <w:r w:rsidR="00B41C52">
        <w:rPr>
          <w:rFonts w:ascii="Times New Roman" w:hAnsi="Times New Roman" w:cs="Times New Roman"/>
        </w:rPr>
        <w:t xml:space="preserve">. </w:t>
      </w:r>
      <w:r w:rsidRPr="00A578FB">
        <w:rPr>
          <w:rFonts w:ascii="Times New Roman" w:hAnsi="Times New Roman" w:cs="Times New Roman"/>
        </w:rPr>
        <w:t xml:space="preserve">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BE4D79">
        <w:rPr>
          <w:rFonts w:ascii="Times New Roman" w:hAnsi="Times New Roman" w:cs="Times New Roman"/>
        </w:rPr>
        <w:t xml:space="preserve">In a third simulation, </w:t>
      </w:r>
      <w:r w:rsidR="00BE4D79" w:rsidRPr="00A10C9F">
        <w:rPr>
          <w:rFonts w:ascii="Times New Roman" w:hAnsi="Times New Roman" w:cs="Times New Roman"/>
        </w:rPr>
        <w:t xml:space="preserve">we show that </w:t>
      </w:r>
      <w:r w:rsidR="00A10C9F" w:rsidRPr="00A10C9F">
        <w:rPr>
          <w:rFonts w:ascii="Times New Roman" w:hAnsi="Times New Roman" w:cs="Times New Roman"/>
        </w:rPr>
        <w:t xml:space="preserve">this expectation increases with </w:t>
      </w:r>
      <w:r w:rsidR="001E214E" w:rsidRPr="00A10C9F">
        <w:rPr>
          <w:rFonts w:ascii="Times New Roman" w:hAnsi="Times New Roman" w:cs="Times New Roman"/>
        </w:rPr>
        <w:t>experience</w:t>
      </w:r>
      <w:r w:rsidR="00BE4D79" w:rsidRPr="00A10C9F">
        <w:rPr>
          <w:rFonts w:ascii="Times New Roman" w:hAnsi="Times New Roman" w:cs="Times New Roman"/>
        </w:rPr>
        <w:t>.</w:t>
      </w:r>
      <w:r w:rsidR="00BE4D79">
        <w:rPr>
          <w:rFonts w:ascii="Times New Roman" w:hAnsi="Times New Roman" w:cs="Times New Roman"/>
        </w:rPr>
        <w:t xml:space="preserve"> </w:t>
      </w:r>
      <w:r w:rsidR="00A836C2">
        <w:rPr>
          <w:rFonts w:ascii="Times New Roman" w:hAnsi="Times New Roman" w:cs="Times New Roman"/>
        </w:rPr>
        <w:t xml:space="preserve">The results of the second </w:t>
      </w:r>
      <w:r w:rsidR="00BE4D79">
        <w:rPr>
          <w:rFonts w:ascii="Times New Roman" w:hAnsi="Times New Roman" w:cs="Times New Roman"/>
        </w:rPr>
        <w:t xml:space="preserve">and third </w:t>
      </w:r>
      <w:r w:rsidR="00A836C2">
        <w:rPr>
          <w:rFonts w:ascii="Times New Roman" w:hAnsi="Times New Roman" w:cs="Times New Roman"/>
        </w:rPr>
        <w:t>simulation</w:t>
      </w:r>
      <w:r w:rsidR="00BE4D79">
        <w:rPr>
          <w:rFonts w:ascii="Times New Roman" w:hAnsi="Times New Roman" w:cs="Times New Roman"/>
        </w:rPr>
        <w:t>s</w:t>
      </w:r>
      <w:r w:rsidR="00A836C2">
        <w:rPr>
          <w:rFonts w:ascii="Times New Roman" w:hAnsi="Times New Roman" w:cs="Times New Roman"/>
        </w:rPr>
        <w:t xml:space="preserve"> generate </w:t>
      </w:r>
      <w:r w:rsidR="00CF25BC">
        <w:rPr>
          <w:rFonts w:ascii="Times New Roman" w:hAnsi="Times New Roman" w:cs="Times New Roman"/>
        </w:rPr>
        <w:t xml:space="preserve">novel </w:t>
      </w:r>
      <w:r w:rsidR="004600F6">
        <w:rPr>
          <w:rFonts w:ascii="Times New Roman" w:hAnsi="Times New Roman" w:cs="Times New Roman"/>
        </w:rPr>
        <w:t>prediction</w:t>
      </w:r>
      <w:r w:rsidR="00BE4D79">
        <w:rPr>
          <w:rFonts w:ascii="Times New Roman" w:hAnsi="Times New Roman" w:cs="Times New Roman"/>
        </w:rPr>
        <w:t>s</w:t>
      </w:r>
      <w:r w:rsidR="004600F6">
        <w:rPr>
          <w:rFonts w:ascii="Times New Roman" w:hAnsi="Times New Roman" w:cs="Times New Roman"/>
        </w:rPr>
        <w:t xml:space="preserve">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68A58EF3"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 xml:space="preserve">account </w:t>
      </w:r>
      <w:r w:rsidR="00D9179A">
        <w:rPr>
          <w:rFonts w:ascii="Times New Roman" w:eastAsia="Times New Roman" w:hAnsi="Times New Roman" w:cs="Times New Roman"/>
        </w:rPr>
        <w:t>proposes</w:t>
      </w:r>
      <w:r w:rsidR="00D9179A" w:rsidRPr="00357E16">
        <w:rPr>
          <w:rFonts w:ascii="Times New Roman" w:eastAsia="Times New Roman" w:hAnsi="Times New Roman" w:cs="Times New Roman"/>
        </w:rPr>
        <w:t xml:space="preserve"> </w:t>
      </w:r>
      <w:r w:rsidRPr="00357E16">
        <w:rPr>
          <w:rFonts w:ascii="Times New Roman" w:eastAsia="Times New Roman" w:hAnsi="Times New Roman" w:cs="Times New Roman"/>
        </w:rPr>
        <w:t>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D9179A">
        <w:rPr>
          <w:rFonts w:ascii="Times New Roman" w:eastAsia="Times New Roman" w:hAnsi="Times New Roman" w:cs="Times New Roman"/>
        </w:rPr>
        <w:t>,</w:t>
      </w:r>
      <w:r w:rsidR="00ED10FF">
        <w:rPr>
          <w:rFonts w:ascii="Times New Roman" w:eastAsia="Times New Roman" w:hAnsi="Times New Roman" w:cs="Times New Roman"/>
        </w:rPr>
        <w:t xml:space="preserve"> and that saliva sharing may </w:t>
      </w:r>
      <w:r w:rsidR="00D9179A">
        <w:rPr>
          <w:rFonts w:ascii="Times New Roman" w:eastAsia="Times New Roman" w:hAnsi="Times New Roman" w:cs="Times New Roman"/>
        </w:rPr>
        <w:t>serve as a particularly</w:t>
      </w:r>
      <w:r w:rsidR="00ED10FF">
        <w:rPr>
          <w:rFonts w:ascii="Times New Roman" w:eastAsia="Times New Roman" w:hAnsi="Times New Roman" w:cs="Times New Roman"/>
        </w:rPr>
        <w:t xml:space="preserve"> reliable predictor of relationship thickness. </w:t>
      </w:r>
      <w:r w:rsidR="00D9179A">
        <w:rPr>
          <w:rFonts w:ascii="Times New Roman" w:eastAsia="Times New Roman" w:hAnsi="Times New Roman" w:cs="Times New Roman"/>
        </w:rPr>
        <w:t>Thick relationships are characterized by behaviors such as emotional responsiveness, physical affection, comforting, and cooperation in daily tasks. However, each of these behaviors can also occur within thinner relationships, making them less individually predictive of relationship thickness. In contrast,</w:t>
      </w:r>
      <w:r w:rsidR="00ED10FF">
        <w:rPr>
          <w:rFonts w:ascii="Times New Roman" w:eastAsia="Times New Roman" w:hAnsi="Times New Roman" w:cs="Times New Roman"/>
        </w:rPr>
        <w:t xml:space="preserve"> </w:t>
      </w:r>
      <w:r w:rsidR="00D9179A">
        <w:rPr>
          <w:rFonts w:ascii="Times New Roman" w:eastAsia="Times New Roman" w:hAnsi="Times New Roman" w:cs="Times New Roman"/>
        </w:rPr>
        <w:t>saliva sharing—through</w:t>
      </w:r>
      <w:r>
        <w:rPr>
          <w:rFonts w:ascii="Times New Roman" w:eastAsia="Times New Roman" w:hAnsi="Times New Roman" w:cs="Times New Roman"/>
        </w:rPr>
        <w:t xml:space="preserve"> shared food</w:t>
      </w:r>
      <w:r w:rsidR="00357E16">
        <w:rPr>
          <w:rFonts w:ascii="Times New Roman" w:eastAsia="Times New Roman" w:hAnsi="Times New Roman" w:cs="Times New Roman"/>
        </w:rPr>
        <w:t>,</w:t>
      </w:r>
      <w:r>
        <w:rPr>
          <w:rFonts w:ascii="Times New Roman" w:eastAsia="Times New Roman" w:hAnsi="Times New Roman" w:cs="Times New Roman"/>
        </w:rPr>
        <w:t xml:space="preserve"> </w:t>
      </w:r>
      <w:r w:rsidR="00D9179A">
        <w:rPr>
          <w:rFonts w:ascii="Times New Roman" w:eastAsia="Times New Roman" w:hAnsi="Times New Roman" w:cs="Times New Roman"/>
        </w:rPr>
        <w:t>drinks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D9179A">
        <w:rPr>
          <w:rFonts w:ascii="Times New Roman" w:eastAsia="Times New Roman" w:hAnsi="Times New Roman" w:cs="Times New Roman"/>
        </w:rPr>
        <w:t xml:space="preserve">—occurs frequently in thick relationships but rarely in thin ones. Moreover, unlike culturally specific gestures that can signal closeness </w:t>
      </w:r>
      <w:r w:rsidR="0046384C">
        <w:rPr>
          <w:rFonts w:ascii="Times New Roman" w:eastAsia="Times New Roman" w:hAnsi="Times New Roman" w:cs="Times New Roman"/>
        </w:rPr>
        <w:t xml:space="preserve">(e.g., bowing, cheek-kissing), saliva sharing </w:t>
      </w:r>
      <w:r w:rsidR="00D9179A">
        <w:rPr>
          <w:rFonts w:ascii="Times New Roman" w:eastAsia="Times New Roman" w:hAnsi="Times New Roman" w:cs="Times New Roman"/>
        </w:rPr>
        <w:t xml:space="preserve">appears in every known culture </w:t>
      </w:r>
      <w:r w:rsidR="000368FB">
        <w:rPr>
          <w:rFonts w:ascii="Times New Roman" w:eastAsia="Times New Roman" w:hAnsi="Times New Roman" w:cs="Times New Roman"/>
        </w:rPr>
        <w:t>(Thomas et al., 2022)</w:t>
      </w:r>
      <w:r w:rsidR="005D1D71">
        <w:rPr>
          <w:rFonts w:ascii="Times New Roman" w:eastAsia="Times New Roman" w:hAnsi="Times New Roman" w:cs="Times New Roman"/>
        </w:rPr>
        <w:t xml:space="preserve">. Thus, saliva sharing may be a </w:t>
      </w:r>
      <w:r w:rsidR="00BB6F6F">
        <w:rPr>
          <w:rFonts w:ascii="Times New Roman" w:eastAsia="Times New Roman" w:hAnsi="Times New Roman" w:cs="Times New Roman"/>
        </w:rPr>
        <w:t xml:space="preserve">reliable,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0DDA9B62"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r w:rsidR="000368FB">
        <w:rPr>
          <w:rFonts w:ascii="Times New Roman" w:eastAsia="Times New Roman" w:hAnsi="Times New Roman" w:cs="Times New Roman"/>
        </w:rPr>
        <w:t>study</w:t>
      </w:r>
      <w:r w:rsidR="00CE04E3">
        <w:rPr>
          <w:rFonts w:ascii="Times New Roman" w:eastAsia="Times New Roman" w:hAnsi="Times New Roman" w:cs="Times New Roman"/>
        </w:rPr>
        <w:t xml:space="preserve"> </w:t>
      </w:r>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Although T</w:t>
      </w:r>
      <w:r w:rsidR="00CF25BC">
        <w:rPr>
          <w:rFonts w:ascii="Times New Roman" w:eastAsia="Times New Roman" w:hAnsi="Times New Roman" w:cs="Times New Roman"/>
        </w:rPr>
        <w:t>h</w:t>
      </w:r>
      <w:r w:rsidR="0046384C">
        <w:rPr>
          <w:rFonts w:ascii="Times New Roman" w:eastAsia="Times New Roman" w:hAnsi="Times New Roman" w:cs="Times New Roman"/>
        </w:rPr>
        <w:t xml:space="preserve">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lastRenderedPageBreak/>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w:t>
      </w:r>
      <w:r w:rsidR="00CF25BC">
        <w:rPr>
          <w:rFonts w:ascii="Times New Roman" w:eastAsia="Times New Roman" w:hAnsi="Times New Roman" w:cs="Times New Roman"/>
        </w:rPr>
        <w:t>Infants then</w:t>
      </w:r>
      <w:r w:rsidR="008E59BE">
        <w:rPr>
          <w:rFonts w:ascii="Times New Roman" w:eastAsia="Times New Roman" w:hAnsi="Times New Roman" w:cs="Times New Roman"/>
        </w:rPr>
        <w:t xml:space="preserve"> saw the same puppet positioned between the two actresses on the screen. The puppet 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0A786681"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partners </w:t>
      </w:r>
      <w:r w:rsidR="00156EF7">
        <w:rPr>
          <w:rFonts w:ascii="Times New Roman" w:eastAsia="Times New Roman" w:hAnsi="Times New Roman" w:cs="Times New Roman"/>
        </w:rPr>
        <w:t>but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 xml:space="preserve">Thomas et </w:t>
      </w:r>
      <w:r w:rsidR="0046384C" w:rsidRPr="00CB59D1">
        <w:rPr>
          <w:rFonts w:ascii="Times New Roman" w:eastAsia="Times New Roman" w:hAnsi="Times New Roman" w:cs="Times New Roman"/>
        </w:rPr>
        <w:lastRenderedPageBreak/>
        <w:t>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1FC29B69" w14:textId="77777777" w:rsidR="001E214E" w:rsidRDefault="001E214E" w:rsidP="00877D56">
      <w:pPr>
        <w:spacing w:line="480" w:lineRule="auto"/>
        <w:ind w:firstLine="720"/>
        <w:contextualSpacing/>
        <w:rPr>
          <w:rFonts w:ascii="Times New Roman" w:eastAsia="Times New Roman" w:hAnsi="Times New Roman" w:cs="Times New Roman"/>
        </w:rPr>
      </w:pPr>
    </w:p>
    <w:p w14:paraId="09172E2F" w14:textId="1CE1F614"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indicate comfort</w:t>
      </w:r>
      <w:r>
        <w:rPr>
          <w:rFonts w:ascii="Times New Roman" w:eastAsia="Times New Roman" w:hAnsi="Times New Roman" w:cs="Times New Roman"/>
        </w:rPr>
        <w:t xml:space="preserve"> </w:t>
      </w:r>
    </w:p>
    <w:p w14:paraId="57532D43" w14:textId="113FC1F7" w:rsidR="00315005" w:rsidRDefault="0046384C" w:rsidP="001E21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41C52">
        <w:rPr>
          <w:rFonts w:ascii="Times New Roman" w:eastAsia="Times New Roman" w:hAnsi="Times New Roman" w:cs="Times New Roman"/>
        </w:rPr>
        <w:t xml:space="preserve">Although Thomas et al. (2022) suggest that there may be an evolutionary basis for the expectation that saliva-sharers comfort one another, they remain largely agnostic about its developmental origins. Here, our goal is to provide a mechanistic account of how saliva sharing comes to predict comfort. </w:t>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w:t>
      </w:r>
      <w:r w:rsidR="00E2499A">
        <w:rPr>
          <w:rFonts w:ascii="Times New Roman" w:eastAsia="Times New Roman" w:hAnsi="Times New Roman" w:cs="Times New Roman"/>
        </w:rPr>
        <w:t>thick relationships</w:t>
      </w:r>
      <w:r w:rsidR="00635830">
        <w:rPr>
          <w:rFonts w:ascii="Times New Roman" w:eastAsia="Times New Roman" w:hAnsi="Times New Roman" w:cs="Times New Roman"/>
        </w:rPr>
        <w:t xml:space="preser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experiences</w:t>
      </w:r>
      <w:r w:rsidR="00315005">
        <w:rPr>
          <w:rFonts w:ascii="Times New Roman" w:eastAsia="Times New Roman" w:hAnsi="Times New Roman" w:cs="Times New Roman"/>
        </w:rPr>
        <w:t xml:space="preserve">. We propose that </w:t>
      </w:r>
      <w:r w:rsidRPr="00E24D95">
        <w:rPr>
          <w:rFonts w:ascii="Times New Roman" w:eastAsia="Times New Roman" w:hAnsi="Times New Roman" w:cs="Times New Roman"/>
        </w:rPr>
        <w:t xml:space="preserve">a domain-general associative learning mechanism </w:t>
      </w:r>
      <w:r w:rsidR="00E06E20" w:rsidRPr="003E1015">
        <w:rPr>
          <w:rFonts w:ascii="Times New Roman" w:eastAsia="Times New Roman" w:hAnsi="Times New Roman" w:cs="Times New Roman"/>
        </w:rPr>
        <w:t xml:space="preserve">links saliva sharing and comforting </w:t>
      </w:r>
      <w:r w:rsidR="00E06E20">
        <w:rPr>
          <w:rFonts w:ascii="Times New Roman" w:eastAsia="Times New Roman" w:hAnsi="Times New Roman" w:cs="Times New Roman"/>
        </w:rPr>
        <w:t>to a</w:t>
      </w:r>
      <w:r w:rsidR="00E06E20" w:rsidRPr="003E1015">
        <w:rPr>
          <w:rFonts w:ascii="Times New Roman" w:eastAsia="Times New Roman" w:hAnsi="Times New Roman" w:cs="Times New Roman"/>
        </w:rPr>
        <w:t xml:space="preserve"> common representation </w:t>
      </w:r>
      <w:r w:rsidR="00E06E20">
        <w:rPr>
          <w:rFonts w:ascii="Times New Roman" w:eastAsia="Times New Roman" w:hAnsi="Times New Roman" w:cs="Times New Roman"/>
        </w:rPr>
        <w:t xml:space="preserve">that supports bidirectional expectations such that each behavior predicts the other.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w:t>
      </w:r>
      <w:r w:rsidR="00A96552">
        <w:rPr>
          <w:rFonts w:ascii="Times New Roman" w:eastAsia="Times New Roman" w:hAnsi="Times New Roman" w:cs="Times New Roman"/>
        </w:rPr>
        <w:t>the same individuals tend to share saliva and comfort one another during times of distress</w:t>
      </w:r>
      <w:r w:rsidR="00D60554">
        <w:rPr>
          <w:rFonts w:ascii="Times New Roman" w:eastAsia="Times New Roman" w:hAnsi="Times New Roman" w:cs="Times New Roman"/>
        </w:rPr>
        <w:t>.</w:t>
      </w:r>
      <w:r w:rsidRPr="00E24D95">
        <w:rPr>
          <w:rFonts w:ascii="Times New Roman" w:eastAsia="Times New Roman" w:hAnsi="Times New Roman" w:cs="Times New Roman"/>
        </w:rPr>
        <w:t xml:space="preserve"> </w:t>
      </w:r>
    </w:p>
    <w:p w14:paraId="595380D6" w14:textId="2C6E707B" w:rsidR="0046384C" w:rsidRDefault="00315005" w:rsidP="00D1558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 our account, a</w:t>
      </w:r>
      <w:r w:rsidR="0046384C" w:rsidRPr="00E24D95">
        <w:rPr>
          <w:rFonts w:ascii="Times New Roman" w:eastAsia="Times New Roman" w:hAnsi="Times New Roman" w:cs="Times New Roman"/>
        </w:rPr>
        <w:t xml:space="preserve">s infants repeatedly witness others sharing saliva, they gradually build a representation of </w:t>
      </w:r>
      <w:r w:rsidR="00877D56">
        <w:rPr>
          <w:rFonts w:ascii="Times New Roman" w:eastAsia="Times New Roman" w:hAnsi="Times New Roman" w:cs="Times New Roman"/>
        </w:rPr>
        <w:t>saliva-sharing</w:t>
      </w:r>
      <w:r w:rsidR="00877D56" w:rsidRPr="00E24D95">
        <w:rPr>
          <w:rFonts w:ascii="Times New Roman" w:eastAsia="Times New Roman" w:hAnsi="Times New Roman" w:cs="Times New Roman"/>
        </w:rPr>
        <w:t xml:space="preserve"> </w:t>
      </w:r>
      <w:r w:rsidR="0046384C" w:rsidRPr="00E24D95">
        <w:rPr>
          <w:rFonts w:ascii="Times New Roman" w:eastAsia="Times New Roman" w:hAnsi="Times New Roman" w:cs="Times New Roman"/>
        </w:rPr>
        <w:t>events</w:t>
      </w:r>
      <w:r w:rsidR="0046384C">
        <w:rPr>
          <w:rFonts w:ascii="Times New Roman" w:eastAsia="Times New Roman" w:hAnsi="Times New Roman" w:cs="Times New Roman"/>
        </w:rPr>
        <w:t xml:space="preserve">. </w:t>
      </w:r>
      <w:r w:rsidR="00A96552">
        <w:rPr>
          <w:rFonts w:ascii="Times New Roman" w:eastAsia="Times New Roman" w:hAnsi="Times New Roman" w:cs="Times New Roman"/>
        </w:rPr>
        <w:t xml:space="preserve">Here, “representation” refers to a pattern of activation across units in an associative, cognitive system that are elicited by different environmental events. </w:t>
      </w:r>
      <w:r w:rsidR="00645980">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representation </w:t>
      </w:r>
      <w:r w:rsidR="00D87E17">
        <w:rPr>
          <w:rFonts w:ascii="Times New Roman" w:eastAsia="Times New Roman" w:hAnsi="Times New Roman" w:cs="Times New Roman"/>
        </w:rPr>
        <w:t>of saliva</w:t>
      </w:r>
      <w:r w:rsidR="00877D56">
        <w:rPr>
          <w:rFonts w:ascii="Times New Roman" w:eastAsia="Times New Roman" w:hAnsi="Times New Roman" w:cs="Times New Roman"/>
        </w:rPr>
        <w:t>-</w:t>
      </w:r>
      <w:r w:rsidR="00D87E17">
        <w:rPr>
          <w:rFonts w:ascii="Times New Roman" w:eastAsia="Times New Roman" w:hAnsi="Times New Roman" w:cs="Times New Roman"/>
        </w:rPr>
        <w:t xml:space="preserve">sharing events </w:t>
      </w:r>
      <w:r w:rsidR="0046384C">
        <w:rPr>
          <w:rFonts w:ascii="Times New Roman" w:eastAsia="Times New Roman" w:hAnsi="Times New Roman" w:cs="Times New Roman"/>
        </w:rPr>
        <w:t>will include</w:t>
      </w:r>
      <w:r w:rsidR="0046384C"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w:t>
      </w:r>
      <w:r w:rsidR="00877D56">
        <w:rPr>
          <w:rFonts w:ascii="Times New Roman" w:eastAsia="Times New Roman" w:hAnsi="Times New Roman" w:cs="Times New Roman"/>
        </w:rPr>
        <w:t xml:space="preserve">event </w:t>
      </w:r>
      <w:r w:rsidR="00CD32BA">
        <w:rPr>
          <w:rFonts w:ascii="Times New Roman" w:eastAsia="Times New Roman" w:hAnsi="Times New Roman" w:cs="Times New Roman"/>
        </w:rPr>
        <w:t>to the next, the association between</w:t>
      </w:r>
      <w:r w:rsidR="00CF25BC">
        <w:rPr>
          <w:rFonts w:ascii="Times New Roman" w:eastAsia="Times New Roman" w:hAnsi="Times New Roman" w:cs="Times New Roman"/>
        </w:rPr>
        <w:t xml:space="preserve"> the act of</w:t>
      </w:r>
      <w:r w:rsidR="00CD32BA">
        <w:rPr>
          <w:rFonts w:ascii="Times New Roman" w:eastAsia="Times New Roman" w:hAnsi="Times New Roman" w:cs="Times New Roman"/>
        </w:rPr>
        <w:t xml:space="preserve"> saliva sharing and th</w:t>
      </w:r>
      <w:r w:rsidR="00043690">
        <w:rPr>
          <w:rFonts w:ascii="Times New Roman" w:eastAsia="Times New Roman" w:hAnsi="Times New Roman" w:cs="Times New Roman"/>
        </w:rPr>
        <w:t>e representation</w:t>
      </w:r>
      <w:r w:rsidR="00673E16">
        <w:rPr>
          <w:rFonts w:ascii="Times New Roman" w:eastAsia="Times New Roman" w:hAnsi="Times New Roman" w:cs="Times New Roman"/>
        </w:rPr>
        <w:t xml:space="preserve"> </w:t>
      </w:r>
      <w:r w:rsidR="00D1558A">
        <w:rPr>
          <w:rFonts w:ascii="Times New Roman" w:eastAsia="Times New Roman" w:hAnsi="Times New Roman" w:cs="Times New Roman"/>
        </w:rPr>
        <w:t>that is evoked by the</w:t>
      </w:r>
      <w:r w:rsidR="00673E16">
        <w:rPr>
          <w:rFonts w:ascii="Times New Roman" w:eastAsia="Times New Roman" w:hAnsi="Times New Roman" w:cs="Times New Roman"/>
        </w:rPr>
        <w:t xml:space="preserve"> </w:t>
      </w:r>
      <w:r w:rsidR="00877D56">
        <w:rPr>
          <w:rFonts w:ascii="Times New Roman" w:eastAsia="Times New Roman" w:hAnsi="Times New Roman" w:cs="Times New Roman"/>
        </w:rPr>
        <w:t xml:space="preserve">act of </w:t>
      </w:r>
      <w:r w:rsidR="00673E16">
        <w:rPr>
          <w:rFonts w:ascii="Times New Roman" w:eastAsia="Times New Roman" w:hAnsi="Times New Roman" w:cs="Times New Roman"/>
        </w:rPr>
        <w:t xml:space="preserve">saliva sharing </w:t>
      </w:r>
      <w:r w:rsidR="00043690">
        <w:rPr>
          <w:rFonts w:ascii="Times New Roman" w:eastAsia="Times New Roman" w:hAnsi="Times New Roman" w:cs="Times New Roman"/>
        </w:rPr>
        <w:t xml:space="preserve">will be stronger than </w:t>
      </w:r>
      <w:r w:rsidR="00877D56">
        <w:rPr>
          <w:rFonts w:ascii="Times New Roman" w:eastAsia="Times New Roman" w:hAnsi="Times New Roman" w:cs="Times New Roman"/>
        </w:rPr>
        <w:t xml:space="preserve">the association </w:t>
      </w:r>
      <w:r w:rsidR="00043690">
        <w:rPr>
          <w:rFonts w:ascii="Times New Roman" w:eastAsia="Times New Roman" w:hAnsi="Times New Roman" w:cs="Times New Roman"/>
        </w:rPr>
        <w:t>between any one food item and this</w:t>
      </w:r>
      <w:r w:rsidR="00673E16">
        <w:rPr>
          <w:rFonts w:ascii="Times New Roman" w:eastAsia="Times New Roman" w:hAnsi="Times New Roman" w:cs="Times New Roman"/>
        </w:rPr>
        <w:t xml:space="preserve"> same</w:t>
      </w:r>
      <w:r w:rsidR="00043690">
        <w:rPr>
          <w:rFonts w:ascii="Times New Roman" w:eastAsia="Times New Roman" w:hAnsi="Times New Roman" w:cs="Times New Roman"/>
        </w:rPr>
        <w:t xml:space="preserve"> representation. </w:t>
      </w:r>
      <w:r w:rsidR="00877D56">
        <w:rPr>
          <w:rFonts w:ascii="Times New Roman" w:eastAsia="Times New Roman" w:hAnsi="Times New Roman" w:cs="Times New Roman"/>
        </w:rPr>
        <w:t>A</w:t>
      </w:r>
      <w:r w:rsidR="0046384C" w:rsidRPr="00E24D95">
        <w:rPr>
          <w:rFonts w:ascii="Times New Roman" w:eastAsia="Times New Roman" w:hAnsi="Times New Roman" w:cs="Times New Roman"/>
        </w:rPr>
        <w:t xml:space="preserve">s infants accrue experience </w:t>
      </w:r>
      <w:r w:rsidR="00645980">
        <w:rPr>
          <w:rFonts w:ascii="Times New Roman" w:eastAsia="Times New Roman" w:hAnsi="Times New Roman" w:cs="Times New Roman"/>
        </w:rPr>
        <w:t xml:space="preserve">with </w:t>
      </w:r>
      <w:r w:rsidR="0046384C" w:rsidRPr="00E24D95">
        <w:rPr>
          <w:rFonts w:ascii="Times New Roman" w:eastAsia="Times New Roman" w:hAnsi="Times New Roman" w:cs="Times New Roman"/>
        </w:rPr>
        <w:t xml:space="preserve">individuals comforting </w:t>
      </w:r>
      <w:r w:rsidR="0046384C" w:rsidRPr="00E24D95">
        <w:rPr>
          <w:rFonts w:ascii="Times New Roman" w:eastAsia="Times New Roman" w:hAnsi="Times New Roman" w:cs="Times New Roman"/>
        </w:rPr>
        <w:lastRenderedPageBreak/>
        <w:t>one another during moments of distress, they establish and build a parallel representation of those events.</w:t>
      </w:r>
      <w:r w:rsidR="0046384C">
        <w:rPr>
          <w:rFonts w:ascii="Times New Roman" w:eastAsia="Times New Roman" w:hAnsi="Times New Roman" w:cs="Times New Roman"/>
        </w:rPr>
        <w:t xml:space="preserve"> </w:t>
      </w:r>
    </w:p>
    <w:p w14:paraId="77A4DE64" w14:textId="6C696203" w:rsidR="00567FD5" w:rsidRDefault="008624A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If the same individuals who share saliva also provide comfort</w:t>
      </w:r>
      <w:r w:rsidR="00200CF9">
        <w:rPr>
          <w:rFonts w:ascii="Times New Roman" w:eastAsia="Times New Roman" w:hAnsi="Times New Roman" w:cs="Times New Roman"/>
        </w:rPr>
        <w:t xml:space="preserve"> other time</w:t>
      </w:r>
      <w:r w:rsidR="00091B4B">
        <w:rPr>
          <w:rFonts w:ascii="Times New Roman" w:eastAsia="Times New Roman" w:hAnsi="Times New Roman" w:cs="Times New Roman"/>
        </w:rPr>
        <w:t xml:space="preserve"> </w:t>
      </w:r>
      <w:r w:rsidR="00200CF9">
        <w:rPr>
          <w:rFonts w:ascii="Times New Roman" w:eastAsia="Times New Roman" w:hAnsi="Times New Roman" w:cs="Times New Roman"/>
        </w:rPr>
        <w:t>points</w:t>
      </w:r>
      <w:r>
        <w:rPr>
          <w:rFonts w:ascii="Times New Roman" w:eastAsia="Times New Roman" w:hAnsi="Times New Roman" w:cs="Times New Roman"/>
        </w:rPr>
        <w:t xml:space="preserve">, these separate representations of saliva sharing and comforting </w:t>
      </w:r>
      <w:r w:rsidR="00091B4B">
        <w:rPr>
          <w:rFonts w:ascii="Times New Roman" w:eastAsia="Times New Roman" w:hAnsi="Times New Roman" w:cs="Times New Roman"/>
        </w:rPr>
        <w:t xml:space="preserve">can </w:t>
      </w:r>
      <w:r>
        <w:rPr>
          <w:rFonts w:ascii="Times New Roman" w:eastAsia="Times New Roman" w:hAnsi="Times New Roman" w:cs="Times New Roman"/>
        </w:rPr>
        <w:t xml:space="preserve">merge to form a common representation. </w:t>
      </w:r>
      <w:r w:rsidR="00D1558A">
        <w:rPr>
          <w:rFonts w:ascii="Times New Roman" w:eastAsia="Times New Roman" w:hAnsi="Times New Roman" w:cs="Times New Roman"/>
        </w:rPr>
        <w:t>Specifically, w</w:t>
      </w:r>
      <w:r w:rsidR="00D1558A" w:rsidRPr="00E24D95">
        <w:rPr>
          <w:rFonts w:ascii="Times New Roman" w:eastAsia="Times New Roman" w:hAnsi="Times New Roman" w:cs="Times New Roman"/>
        </w:rPr>
        <w:t xml:space="preserve">hen </w:t>
      </w:r>
      <w:r w:rsidR="0046384C" w:rsidRPr="00E24D95">
        <w:rPr>
          <w:rFonts w:ascii="Times New Roman" w:eastAsia="Times New Roman" w:hAnsi="Times New Roman" w:cs="Times New Roman"/>
        </w:rPr>
        <w:t xml:space="preserve">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w:t>
      </w:r>
      <w:r w:rsidR="00200CF9">
        <w:rPr>
          <w:rFonts w:ascii="Times New Roman" w:eastAsia="Times New Roman" w:hAnsi="Times New Roman" w:cs="Times New Roman"/>
        </w:rPr>
        <w:t>providing comfort</w:t>
      </w:r>
      <w:r w:rsidR="0046384C" w:rsidRPr="00E24D95">
        <w:rPr>
          <w:rFonts w:ascii="Times New Roman" w:eastAsia="Times New Roman" w:hAnsi="Times New Roman" w:cs="Times New Roman"/>
        </w:rPr>
        <w:t xml:space="preserve">, </w:t>
      </w:r>
      <w:r w:rsidR="00200CF9">
        <w:rPr>
          <w:rFonts w:ascii="Times New Roman" w:eastAsia="Times New Roman" w:hAnsi="Times New Roman" w:cs="Times New Roman"/>
        </w:rPr>
        <w:t xml:space="preserve">the </w:t>
      </w:r>
      <w:r w:rsidR="00AA6835">
        <w:rPr>
          <w:rFonts w:ascii="Times New Roman" w:eastAsia="Times New Roman" w:hAnsi="Times New Roman" w:cs="Times New Roman"/>
        </w:rPr>
        <w:t>representation of saliva sharing</w:t>
      </w:r>
      <w:r w:rsidR="00200CF9">
        <w:rPr>
          <w:rFonts w:ascii="Times New Roman" w:eastAsia="Times New Roman" w:hAnsi="Times New Roman" w:cs="Times New Roman"/>
        </w:rPr>
        <w:t xml:space="preserve"> is reactivated</w:t>
      </w:r>
      <w:r w:rsidR="0032017A">
        <w:rPr>
          <w:rFonts w:ascii="Times New Roman" w:eastAsia="Times New Roman" w:hAnsi="Times New Roman" w:cs="Times New Roman"/>
        </w:rPr>
        <w:t>.</w:t>
      </w:r>
      <w:r w:rsidR="00200CF9">
        <w:rPr>
          <w:rFonts w:ascii="Times New Roman" w:eastAsia="Times New Roman" w:hAnsi="Times New Roman" w:cs="Times New Roman"/>
        </w:rPr>
        <w:t xml:space="preserve"> </w:t>
      </w:r>
      <w:r w:rsidR="00091B4B">
        <w:rPr>
          <w:rFonts w:ascii="Times New Roman" w:eastAsia="Times New Roman" w:hAnsi="Times New Roman" w:cs="Times New Roman"/>
        </w:rPr>
        <w:t>While this</w:t>
      </w:r>
      <w:r w:rsidR="00306937">
        <w:rPr>
          <w:rFonts w:ascii="Times New Roman" w:eastAsia="Times New Roman" w:hAnsi="Times New Roman" w:cs="Times New Roman"/>
        </w:rPr>
        <w:t xml:space="preserve"> representation</w:t>
      </w:r>
      <w:r w:rsidR="0032017A">
        <w:rPr>
          <w:rFonts w:ascii="Times New Roman" w:eastAsia="Times New Roman" w:hAnsi="Times New Roman" w:cs="Times New Roman"/>
        </w:rPr>
        <w:t xml:space="preserve"> is active</w:t>
      </w:r>
      <w:r>
        <w:rPr>
          <w:rFonts w:ascii="Times New Roman" w:eastAsia="Times New Roman" w:hAnsi="Times New Roman" w:cs="Times New Roman"/>
        </w:rPr>
        <w:t>,</w:t>
      </w:r>
      <w:r w:rsidR="00306937">
        <w:rPr>
          <w:rFonts w:ascii="Times New Roman" w:eastAsia="Times New Roman" w:hAnsi="Times New Roman" w:cs="Times New Roman"/>
        </w:rPr>
        <w:t xml:space="preserve"> </w:t>
      </w:r>
      <w:r w:rsidR="00200CF9">
        <w:rPr>
          <w:rFonts w:ascii="Times New Roman" w:eastAsia="Times New Roman" w:hAnsi="Times New Roman" w:cs="Times New Roman"/>
        </w:rPr>
        <w:t xml:space="preserve">new information (i.e., </w:t>
      </w:r>
      <w:r w:rsidR="00D1558A">
        <w:rPr>
          <w:rFonts w:ascii="Times New Roman" w:eastAsia="Times New Roman" w:hAnsi="Times New Roman" w:cs="Times New Roman"/>
        </w:rPr>
        <w:t>comfor</w:t>
      </w:r>
      <w:r w:rsidR="00200CF9">
        <w:rPr>
          <w:rFonts w:ascii="Times New Roman" w:eastAsia="Times New Roman" w:hAnsi="Times New Roman" w:cs="Times New Roman"/>
        </w:rPr>
        <w:t xml:space="preserve">ting) is </w:t>
      </w:r>
      <w:r w:rsidR="0046384C" w:rsidRPr="00E24D95">
        <w:rPr>
          <w:rFonts w:ascii="Times New Roman" w:eastAsia="Times New Roman" w:hAnsi="Times New Roman" w:cs="Times New Roman"/>
        </w:rPr>
        <w:t xml:space="preserve">incorporated into </w:t>
      </w:r>
      <w:r w:rsidR="00200CF9">
        <w:rPr>
          <w:rFonts w:ascii="Times New Roman" w:eastAsia="Times New Roman" w:hAnsi="Times New Roman" w:cs="Times New Roman"/>
        </w:rPr>
        <w:t>it</w:t>
      </w:r>
      <w:r w:rsidR="00C16DFD">
        <w:rPr>
          <w:rFonts w:ascii="Times New Roman" w:eastAsia="Times New Roman" w:hAnsi="Times New Roman" w:cs="Times New Roman"/>
        </w:rPr>
        <w: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00091B4B">
        <w:rPr>
          <w:rFonts w:ascii="Times New Roman" w:eastAsia="Times New Roman" w:hAnsi="Times New Roman" w:cs="Times New Roman"/>
        </w:rPr>
        <w:t>,</w:t>
      </w:r>
      <w:r w:rsidR="00200CF9">
        <w:rPr>
          <w:rFonts w:ascii="Times New Roman" w:eastAsia="Times New Roman" w:hAnsi="Times New Roman" w:cs="Times New Roman"/>
        </w:rPr>
        <w:t xml:space="preserve"> even though saliva sharing and comforting were not experienced </w:t>
      </w:r>
      <w:r w:rsidR="00091B4B">
        <w:rPr>
          <w:rFonts w:ascii="Times New Roman" w:eastAsia="Times New Roman" w:hAnsi="Times New Roman" w:cs="Times New Roman"/>
        </w:rPr>
        <w:t>simultaneously</w:t>
      </w:r>
      <w:r w:rsidR="0046384C"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w:t>
      </w:r>
      <w:r w:rsidR="00567FD5">
        <w:rPr>
          <w:rFonts w:ascii="Times New Roman" w:eastAsia="Times New Roman" w:hAnsi="Times New Roman" w:cs="Times New Roman"/>
        </w:rPr>
        <w:t xml:space="preserve">is that infants’ expectations about </w:t>
      </w:r>
      <w:r w:rsidR="00645980">
        <w:rPr>
          <w:rFonts w:ascii="Times New Roman" w:eastAsia="Times New Roman" w:hAnsi="Times New Roman" w:cs="Times New Roman"/>
        </w:rPr>
        <w:t xml:space="preserve">saliva sharing and comforting </w:t>
      </w:r>
      <w:r w:rsidR="0072336B">
        <w:rPr>
          <w:rFonts w:ascii="Times New Roman" w:eastAsia="Times New Roman" w:hAnsi="Times New Roman" w:cs="Times New Roman"/>
        </w:rPr>
        <w:t>actions</w:t>
      </w:r>
      <w:r w:rsidR="00567FD5">
        <w:rPr>
          <w:rFonts w:ascii="Times New Roman" w:eastAsia="Times New Roman" w:hAnsi="Times New Roman" w:cs="Times New Roman"/>
        </w:rPr>
        <w:t xml:space="preserve"> should </w:t>
      </w:r>
      <w:r w:rsidR="00D87E17">
        <w:rPr>
          <w:rFonts w:ascii="Times New Roman" w:eastAsia="Times New Roman" w:hAnsi="Times New Roman" w:cs="Times New Roman"/>
        </w:rPr>
        <w:t>be bidirectional such that saliva sharing predicts comfort, and comfort predicts saliva sharing. Note that</w:t>
      </w:r>
      <w:r w:rsidR="00D87E17" w:rsidRPr="00E24D95">
        <w:rPr>
          <w:rFonts w:ascii="Times New Roman" w:eastAsia="Times New Roman" w:hAnsi="Times New Roman" w:cs="Times New Roman"/>
        </w:rPr>
        <w:t xml:space="preserve"> our account assumes that infants can track the identity of individuals across space and time</w:t>
      </w:r>
      <w:r w:rsidR="00D87E17">
        <w:rPr>
          <w:rFonts w:ascii="Times New Roman" w:eastAsia="Times New Roman" w:hAnsi="Times New Roman" w:cs="Times New Roman"/>
        </w:rPr>
        <w:t xml:space="preserve">. Because prior work shows that </w:t>
      </w:r>
      <w:r w:rsidR="00D87E17" w:rsidRPr="00E24D95">
        <w:rPr>
          <w:rFonts w:ascii="Times New Roman" w:eastAsia="Times New Roman" w:hAnsi="Times New Roman" w:cs="Times New Roman"/>
        </w:rPr>
        <w:t>that this capacity emerges between 6 and 12 months of age (</w:t>
      </w:r>
      <w:proofErr w:type="spellStart"/>
      <w:r w:rsidR="00D87E17" w:rsidRPr="00E24D95">
        <w:rPr>
          <w:rFonts w:ascii="Times New Roman" w:eastAsia="Times New Roman" w:hAnsi="Times New Roman" w:cs="Times New Roman"/>
        </w:rPr>
        <w:t>Káldy</w:t>
      </w:r>
      <w:proofErr w:type="spellEnd"/>
      <w:r w:rsidR="00D87E17" w:rsidRPr="00E24D95">
        <w:rPr>
          <w:rFonts w:ascii="Times New Roman" w:eastAsia="Times New Roman" w:hAnsi="Times New Roman" w:cs="Times New Roman"/>
        </w:rPr>
        <w:t xml:space="preserve"> &amp; Leslie, 2003, 2005; Kibbe &amp; Leslie, 2011, 2013, 2016)</w:t>
      </w:r>
      <w:r w:rsidR="00D87E17">
        <w:rPr>
          <w:rFonts w:ascii="Times New Roman" w:eastAsia="Times New Roman" w:hAnsi="Times New Roman" w:cs="Times New Roman"/>
        </w:rPr>
        <w:t xml:space="preserve">, and the infants </w:t>
      </w:r>
      <w:r w:rsidR="00D87E17" w:rsidRPr="00E24D95">
        <w:rPr>
          <w:rFonts w:ascii="Times New Roman" w:eastAsia="Times New Roman" w:hAnsi="Times New Roman" w:cs="Times New Roman"/>
        </w:rPr>
        <w:t xml:space="preserve">tested in Thomas et al. (2022) </w:t>
      </w:r>
      <w:r w:rsidR="00D87E17">
        <w:rPr>
          <w:rFonts w:ascii="Times New Roman" w:eastAsia="Times New Roman" w:hAnsi="Times New Roman" w:cs="Times New Roman"/>
        </w:rPr>
        <w:t>fall</w:t>
      </w:r>
      <w:r w:rsidR="00D87E17" w:rsidRPr="00E24D95">
        <w:rPr>
          <w:rFonts w:ascii="Times New Roman" w:eastAsia="Times New Roman" w:hAnsi="Times New Roman" w:cs="Times New Roman"/>
        </w:rPr>
        <w:t xml:space="preserve"> within this range</w:t>
      </w:r>
      <w:r w:rsidR="00D87E17">
        <w:rPr>
          <w:rFonts w:ascii="Times New Roman" w:eastAsia="Times New Roman" w:hAnsi="Times New Roman" w:cs="Times New Roman"/>
        </w:rPr>
        <w:t>, we contend that this is a reasonable assumption.</w:t>
      </w:r>
      <w:r w:rsidR="00D87E17" w:rsidRPr="00E24D95">
        <w:rPr>
          <w:rFonts w:ascii="Times New Roman" w:eastAsia="Times New Roman" w:hAnsi="Times New Roman" w:cs="Times New Roman"/>
        </w:rPr>
        <w:t xml:space="preserve"> </w:t>
      </w:r>
    </w:p>
    <w:p w14:paraId="70B5FEA6" w14:textId="492CD248" w:rsidR="0046384C"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8D00AC">
        <w:rPr>
          <w:rFonts w:ascii="Times New Roman" w:eastAsia="Times New Roman" w:hAnsi="Times New Roman" w:cs="Times New Roman"/>
        </w:rPr>
        <w:t xml:space="preserve">three </w:t>
      </w:r>
      <w:r w:rsidR="00B93B44">
        <w:rPr>
          <w:rFonts w:ascii="Times New Roman" w:eastAsia="Times New Roman" w:hAnsi="Times New Roman" w:cs="Times New Roman"/>
        </w:rPr>
        <w:t>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CF25BC">
        <w:rPr>
          <w:rFonts w:ascii="Times New Roman" w:eastAsia="Times New Roman" w:hAnsi="Times New Roman" w:cs="Times New Roman"/>
        </w:rPr>
        <w:t xml:space="preserve"> and</w:t>
      </w:r>
      <w:r w:rsidR="008D00AC">
        <w:rPr>
          <w:rFonts w:ascii="Times New Roman" w:eastAsia="Times New Roman" w:hAnsi="Times New Roman" w:cs="Times New Roman"/>
        </w:rPr>
        <w:t xml:space="preserve">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CF25BC">
        <w:rPr>
          <w:rFonts w:ascii="Times New Roman" w:eastAsia="Times New Roman" w:hAnsi="Times New Roman" w:cs="Times New Roman"/>
        </w:rPr>
        <w:t xml:space="preserve"> that grow in strength</w:t>
      </w:r>
      <w:r w:rsidR="008D00AC">
        <w:rPr>
          <w:rFonts w:ascii="Times New Roman" w:eastAsia="Times New Roman" w:hAnsi="Times New Roman" w:cs="Times New Roman"/>
        </w:rPr>
        <w:t xml:space="preserve"> with experience (Simulation 3).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1806DD4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4F2399">
        <w:rPr>
          <w:rFonts w:ascii="Times New Roman" w:hAnsi="Times New Roman" w:cs="Times New Roman"/>
        </w:rPr>
        <w:t>875</w:t>
      </w:r>
      <w:r w:rsidRPr="001547A5">
        <w:rPr>
          <w:rFonts w:ascii="Times New Roman" w:hAnsi="Times New Roman" w:cs="Times New Roman"/>
        </w:rPr>
        <w:t>)</w:t>
      </w:r>
      <w:r>
        <w:rPr>
          <w:rFonts w:ascii="Times New Roman" w:hAnsi="Times New Roman" w:cs="Times New Roman"/>
        </w:rPr>
        <w:t xml:space="preserve">. </w:t>
      </w:r>
    </w:p>
    <w:p w14:paraId="6A382EEE" w14:textId="38979463" w:rsidR="0046384C" w:rsidRPr="005D5DBB" w:rsidRDefault="004751AD" w:rsidP="0046384C">
      <w:pPr>
        <w:keepNext/>
        <w:spacing w:line="240" w:lineRule="auto"/>
        <w:contextualSpacing/>
      </w:pPr>
      <w:r>
        <w:rPr>
          <w:noProof/>
          <w:sz w:val="16"/>
          <w:szCs w:val="16"/>
        </w:rPr>
        <w:drawing>
          <wp:inline distT="0" distB="0" distL="0" distR="0" wp14:anchorId="58BFBEFE" wp14:editId="04B30B21">
            <wp:extent cx="5943600" cy="4192905"/>
            <wp:effectExtent l="0" t="0" r="0" b="0"/>
            <wp:docPr id="1331348666" name="Picture 1" descr="A diagram of a diagram of a variety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8666" name="Picture 1" descr="A diagram of a diagram of a variety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F25B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1AFA0AB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w:t>
      </w:r>
      <w:r>
        <w:rPr>
          <w:rFonts w:ascii="Times New Roman" w:eastAsia="Times New Roman" w:hAnsi="Times New Roman" w:cs="Times New Roman"/>
        </w:rPr>
        <w:lastRenderedPageBreak/>
        <w:t xml:space="preserve">number of units that comprised them—are shown in Figure 1.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sidR="00E14C93">
        <w:rPr>
          <w:rFonts w:ascii="Times New Roman" w:eastAsia="Times New Roman" w:hAnsi="Times New Roman" w:cs="Times New Roman"/>
          <w:i/>
          <w:iCs/>
        </w:rPr>
        <w:t>identity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w:t>
      </w:r>
      <w:r w:rsidR="00E14C93">
        <w:rPr>
          <w:rFonts w:ascii="Times New Roman" w:eastAsia="Times New Roman" w:hAnsi="Times New Roman" w:cs="Times New Roman"/>
        </w:rPr>
        <w:t xml:space="preserve">identity </w:t>
      </w:r>
      <w:r>
        <w:rPr>
          <w:rFonts w:ascii="Times New Roman" w:eastAsia="Times New Roman" w:hAnsi="Times New Roman" w:cs="Times New Roman"/>
        </w:rPr>
        <w:t>from its action</w:t>
      </w:r>
      <w:r w:rsidR="00E14C93">
        <w:rPr>
          <w:rFonts w:ascii="Times New Roman" w:eastAsia="Times New Roman" w:hAnsi="Times New Roman" w:cs="Times New Roman"/>
        </w:rPr>
        <w:t>s</w:t>
      </w:r>
      <w:r>
        <w:rPr>
          <w:rFonts w:ascii="Times New Roman" w:eastAsia="Times New Roman" w:hAnsi="Times New Roman" w:cs="Times New Roman"/>
        </w:rPr>
        <w:t xml:space="preserve">,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w:t>
      </w:r>
      <w:r w:rsidR="008D00AC">
        <w:rPr>
          <w:rFonts w:ascii="Times New Roman" w:eastAsia="Times New Roman" w:hAnsi="Times New Roman" w:cs="Times New Roman"/>
        </w:rPr>
        <w:t xml:space="preserve">For </w:t>
      </w:r>
      <w:r>
        <w:rPr>
          <w:rFonts w:ascii="Times New Roman" w:eastAsia="Times New Roman" w:hAnsi="Times New Roman" w:cs="Times New Roman"/>
        </w:rPr>
        <w:t xml:space="preserve">each input group, the model’s task was to activate in the output layer exactly those units that were active in the input layer. </w:t>
      </w:r>
      <w:r w:rsidR="008D00AC">
        <w:rPr>
          <w:rFonts w:ascii="Times New Roman" w:eastAsia="Times New Roman" w:hAnsi="Times New Roman" w:cs="Times New Roman"/>
        </w:rPr>
        <w:t>L</w:t>
      </w:r>
      <w:r>
        <w:rPr>
          <w:rFonts w:ascii="Times New Roman" w:eastAsia="Times New Roman" w:hAnsi="Times New Roman" w:cs="Times New Roman"/>
        </w:rPr>
        <w:t xml:space="preserve">ocalist representations—in which a single unit represented a single concept—were adopted for each group to simplify the interpretation and analysis of the model. </w:t>
      </w:r>
      <w:r w:rsidR="008D00AC">
        <w:rPr>
          <w:rFonts w:ascii="Times New Roman" w:eastAsia="Times New Roman" w:hAnsi="Times New Roman" w:cs="Times New Roman"/>
        </w:rPr>
        <w:t>A</w:t>
      </w:r>
      <w:r>
        <w:rPr>
          <w:rFonts w:ascii="Times New Roman" w:eastAsia="Times New Roman" w:hAnsi="Times New Roman" w:cs="Times New Roman"/>
        </w:rPr>
        <w:t xml:space="preserve">lthough the names of the groups and features were conceptually laden (e.g., Distressed Action), we do not intend to suggest that infants see these features in a semantically meaningful or rich way. We use these terms simply to make it easier to understand the structure of the model. </w:t>
      </w:r>
      <w:r w:rsidR="008D00AC">
        <w:rPr>
          <w:rFonts w:ascii="Times New Roman" w:eastAsia="Times New Roman" w:hAnsi="Times New Roman" w:cs="Times New Roman"/>
        </w:rPr>
        <w:t>Finally,</w:t>
      </w:r>
      <w:r>
        <w:rPr>
          <w:rFonts w:ascii="Times New Roman" w:eastAsia="Times New Roman" w:hAnsi="Times New Roman" w:cs="Times New Roman"/>
        </w:rPr>
        <w:t xml:space="preserve">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21AEF7E1"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00CF25BC">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0C93F46F" w:rsidR="0046384C" w:rsidRDefault="0046384C" w:rsidP="00326BB5">
            <w:pPr>
              <w:spacing w:line="480" w:lineRule="auto"/>
              <w:contextualSpacing/>
              <w:rPr>
                <w:rFonts w:ascii="Times New Roman" w:eastAsia="Times New Roman" w:hAnsi="Times New Roman" w:cs="Times New Roman"/>
              </w:rPr>
            </w:pPr>
            <w:commentRangeStart w:id="1"/>
            <w:commentRangeStart w:id="2"/>
            <w:r>
              <w:rPr>
                <w:rFonts w:ascii="Times New Roman" w:eastAsia="Times New Roman" w:hAnsi="Times New Roman" w:cs="Times New Roman"/>
              </w:rPr>
              <w:lastRenderedPageBreak/>
              <w:t xml:space="preserve">Saliva </w:t>
            </w:r>
            <w:del w:id="3" w:author="Hoch, Justine" w:date="2025-10-31T13:34:00Z" w16du:dateUtc="2025-10-31T18:34:00Z">
              <w:r w:rsidDel="007F2732">
                <w:rPr>
                  <w:rFonts w:ascii="Times New Roman" w:eastAsia="Times New Roman" w:hAnsi="Times New Roman" w:cs="Times New Roman"/>
                </w:rPr>
                <w:delText xml:space="preserve">Sharing </w:delText>
              </w:r>
            </w:del>
            <w:ins w:id="4" w:author="Hoch, Justine" w:date="2025-10-31T13:34:00Z" w16du:dateUtc="2025-10-31T18:34:00Z">
              <w:r w:rsidR="007F2732">
                <w:rPr>
                  <w:rFonts w:ascii="Times New Roman" w:eastAsia="Times New Roman" w:hAnsi="Times New Roman" w:cs="Times New Roman"/>
                </w:rPr>
                <w:t xml:space="preserve">Sharer </w:t>
              </w:r>
              <w:commentRangeEnd w:id="1"/>
              <w:r w:rsidR="007F2732">
                <w:rPr>
                  <w:rStyle w:val="CommentReference"/>
                </w:rPr>
                <w:commentReference w:id="1"/>
              </w:r>
            </w:ins>
            <w:commentRangeEnd w:id="2"/>
            <w:r w:rsidR="00581DFD">
              <w:rPr>
                <w:rStyle w:val="CommentReference"/>
              </w:rPr>
              <w:commentReference w:id="2"/>
            </w:r>
            <w:r>
              <w:rPr>
                <w:rFonts w:ascii="Times New Roman" w:eastAsia="Times New Roman" w:hAnsi="Times New Roman" w:cs="Times New Roman"/>
              </w:rPr>
              <w:t>+ Comfort + Distress</w:t>
            </w:r>
          </w:p>
        </w:tc>
        <w:tc>
          <w:tcPr>
            <w:tcW w:w="3832" w:type="dxa"/>
            <w:tcBorders>
              <w:top w:val="nil"/>
              <w:left w:val="nil"/>
              <w:bottom w:val="nil"/>
              <w:right w:val="nil"/>
            </w:tcBorders>
          </w:tcPr>
          <w:p w14:paraId="556978EE" w14:textId="1DD42351" w:rsidR="0046384C" w:rsidRDefault="008B0729" w:rsidP="00326BB5">
            <w:pPr>
              <w:spacing w:line="480" w:lineRule="auto"/>
              <w:contextualSpacing/>
              <w:rPr>
                <w:rFonts w:ascii="Times New Roman" w:eastAsia="Times New Roman" w:hAnsi="Times New Roman" w:cs="Times New Roman"/>
              </w:rPr>
            </w:pPr>
            <w:ins w:id="5" w:author="Benton, Deon" w:date="2025-10-24T15:45:00Z" w16du:dateUtc="2025-10-24T20:45:00Z">
              <w:r>
                <w:rPr>
                  <w:rFonts w:ascii="Times New Roman" w:eastAsia="Times New Roman" w:hAnsi="Times New Roman" w:cs="Times New Roman"/>
                </w:rPr>
                <w:t>Former saliva sharer</w:t>
              </w:r>
            </w:ins>
            <w:r w:rsidR="0046384C">
              <w:rPr>
                <w:rFonts w:ascii="Times New Roman" w:eastAsia="Times New Roman" w:hAnsi="Times New Roman" w:cs="Times New Roman"/>
              </w:rPr>
              <w:t xml:space="preserve"> comforts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commentRangeStart w:id="6"/>
            <w:commentRangeStart w:id="7"/>
            <w:r>
              <w:rPr>
                <w:rFonts w:ascii="Times New Roman" w:eastAsia="Times New Roman" w:hAnsi="Times New Roman" w:cs="Times New Roman"/>
              </w:rPr>
              <w:t xml:space="preserve">Non-Saliva Sharing Only </w:t>
            </w:r>
            <w:commentRangeEnd w:id="6"/>
            <w:r w:rsidR="007F2732">
              <w:rPr>
                <w:rStyle w:val="CommentReference"/>
              </w:rPr>
              <w:commentReference w:id="6"/>
            </w:r>
            <w:commentRangeEnd w:id="7"/>
            <w:r w:rsidR="00581DFD">
              <w:rPr>
                <w:rStyle w:val="CommentReference"/>
              </w:rPr>
              <w:commentReference w:id="7"/>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commentRangeStart w:id="8"/>
            <w:commentRangeStart w:id="9"/>
            <w:r>
              <w:rPr>
                <w:rFonts w:ascii="Times New Roman" w:eastAsia="Times New Roman" w:hAnsi="Times New Roman" w:cs="Times New Roman"/>
              </w:rPr>
              <w:t xml:space="preserve">Non-Saliva Sharing </w:t>
            </w:r>
            <w:commentRangeEnd w:id="8"/>
            <w:r w:rsidR="007F2732">
              <w:rPr>
                <w:rStyle w:val="CommentReference"/>
              </w:rPr>
              <w:commentReference w:id="8"/>
            </w:r>
            <w:commentRangeEnd w:id="9"/>
            <w:r w:rsidR="00581DFD">
              <w:rPr>
                <w:rStyle w:val="CommentReference"/>
              </w:rPr>
              <w:commentReference w:id="9"/>
            </w:r>
            <w:r>
              <w:rPr>
                <w:rFonts w:ascii="Times New Roman" w:eastAsia="Times New Roman" w:hAnsi="Times New Roman" w:cs="Times New Roman"/>
              </w:rPr>
              <w:t xml:space="preserve">+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commentRangeStart w:id="10"/>
            <w:commentRangeStart w:id="11"/>
            <w:commentRangeStart w:id="12"/>
            <w:r>
              <w:rPr>
                <w:rFonts w:ascii="Times New Roman" w:eastAsia="Times New Roman" w:hAnsi="Times New Roman" w:cs="Times New Roman"/>
              </w:rPr>
              <w:t>Comfort + Saliva Sharing</w:t>
            </w:r>
            <w:commentRangeEnd w:id="10"/>
            <w:r w:rsidR="00F63706">
              <w:rPr>
                <w:rStyle w:val="CommentReference"/>
              </w:rPr>
              <w:commentReference w:id="10"/>
            </w:r>
            <w:commentRangeEnd w:id="11"/>
            <w:r w:rsidR="008B0729">
              <w:rPr>
                <w:rStyle w:val="CommentReference"/>
              </w:rPr>
              <w:commentReference w:id="11"/>
            </w:r>
            <w:commentRangeEnd w:id="12"/>
            <w:r w:rsidR="009921A1">
              <w:rPr>
                <w:rStyle w:val="CommentReference"/>
              </w:rPr>
              <w:commentReference w:id="12"/>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5052DD00"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06E9CF3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w:t>
      </w:r>
      <w:r w:rsidR="00CF25BC">
        <w:rPr>
          <w:rFonts w:ascii="Times New Roman" w:eastAsia="Times New Roman" w:hAnsi="Times New Roman" w:cs="Times New Roman"/>
        </w:rPr>
        <w:t>,</w:t>
      </w:r>
      <w:r>
        <w:rPr>
          <w:rFonts w:ascii="Times New Roman" w:eastAsia="Times New Roman" w:hAnsi="Times New Roman" w:cs="Times New Roman"/>
        </w:rPr>
        <w:t xml:space="preserve"> random values (sampled uniformly between ±0.1). </w:t>
      </w:r>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w:t>
      </w:r>
      <w:r w:rsidR="00694ED8">
        <w:rPr>
          <w:rFonts w:ascii="Times New Roman" w:eastAsia="Times New Roman" w:hAnsi="Times New Roman" w:cs="Times New Roman"/>
        </w:rPr>
        <w:t xml:space="preserve">and another individual and </w:t>
      </w:r>
      <w:r w:rsidR="00F465EC">
        <w:rPr>
          <w:rFonts w:ascii="Times New Roman" w:eastAsia="Times New Roman" w:hAnsi="Times New Roman" w:cs="Times New Roman"/>
        </w:rPr>
        <w:t xml:space="preserve">an event in which non-food sharing occurred between the </w:t>
      </w:r>
      <w:r w:rsidR="00C10932">
        <w:rPr>
          <w:rFonts w:ascii="Times New Roman" w:eastAsia="Times New Roman" w:hAnsi="Times New Roman" w:cs="Times New Roman"/>
        </w:rPr>
        <w:t xml:space="preserve">same central </w:t>
      </w:r>
      <w:r w:rsidR="00783379">
        <w:rPr>
          <w:rFonts w:ascii="Times New Roman" w:eastAsia="Times New Roman" w:hAnsi="Times New Roman" w:cs="Times New Roman"/>
        </w:rPr>
        <w:t xml:space="preserve">character </w:t>
      </w:r>
      <w:r w:rsidR="00F465EC">
        <w:rPr>
          <w:rFonts w:ascii="Times New Roman" w:eastAsia="Times New Roman" w:hAnsi="Times New Roman" w:cs="Times New Roman"/>
        </w:rPr>
        <w:t xml:space="preserve">and </w:t>
      </w:r>
      <w:r w:rsidR="00694ED8">
        <w:rPr>
          <w:rFonts w:ascii="Times New Roman" w:eastAsia="Times New Roman" w:hAnsi="Times New Roman" w:cs="Times New Roman"/>
        </w:rPr>
        <w:t xml:space="preserve">a </w:t>
      </w:r>
      <w:r w:rsidR="00C10932">
        <w:rPr>
          <w:rFonts w:ascii="Times New Roman" w:eastAsia="Times New Roman" w:hAnsi="Times New Roman" w:cs="Times New Roman"/>
        </w:rPr>
        <w:t xml:space="preserve">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 xml:space="preserve">that the </w:t>
      </w:r>
      <w:r>
        <w:rPr>
          <w:rFonts w:ascii="Times New Roman" w:eastAsia="Times New Roman" w:hAnsi="Times New Roman" w:cs="Times New Roman"/>
        </w:rPr>
        <w:lastRenderedPageBreak/>
        <w:t>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9"/>
      </w:tblGrid>
      <w:tr w:rsidR="0046384C" w14:paraId="62999F3B" w14:textId="77777777" w:rsidTr="00326BB5">
        <w:trPr>
          <w:trHeight w:val="4085"/>
        </w:trPr>
        <w:tc>
          <w:tcPr>
            <w:tcW w:w="9874" w:type="dxa"/>
          </w:tcPr>
          <w:p w14:paraId="7DB6A30A" w14:textId="2B8DD552" w:rsidR="0046384C" w:rsidRDefault="00FE081E"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3D799C" wp14:editId="12867A86">
                  <wp:extent cx="6231466" cy="3505200"/>
                  <wp:effectExtent l="0" t="0" r="0" b="0"/>
                  <wp:docPr id="1635940954" name="Picture 9"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0954" name="Picture 9" descr="A graph of a number of colum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767" cy="3516057"/>
                          </a:xfrm>
                          <a:prstGeom prst="rect">
                            <a:avLst/>
                          </a:prstGeom>
                        </pic:spPr>
                      </pic:pic>
                    </a:graphicData>
                  </a:graphic>
                </wp:inline>
              </w:drawing>
            </w:r>
          </w:p>
        </w:tc>
      </w:tr>
    </w:tbl>
    <w:p w14:paraId="3A7E8A27" w14:textId="593ABA03"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31DE5AE" w14:textId="35C2A846" w:rsidR="0046384C" w:rsidRDefault="0046384C" w:rsidP="00D35BDE">
      <w:pPr>
        <w:spacing w:line="480" w:lineRule="auto"/>
        <w:ind w:firstLine="720"/>
        <w:contextualSpacing/>
        <w:rPr>
          <w:rFonts w:ascii="Times New Roman" w:hAnsi="Times New Roman" w:cs="Times New Roman"/>
          <w:color w:val="000000" w:themeColor="text1"/>
        </w:rPr>
      </w:pPr>
      <w:r>
        <w:rPr>
          <w:rFonts w:ascii="Times New Roman" w:eastAsia="Times New Roman" w:hAnsi="Times New Roman" w:cs="Times New Roman"/>
        </w:rPr>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xml:space="preserve">, and participants as the random effect. </w:t>
      </w:r>
      <w:del w:id="13" w:author="detbenton1991@gmail.com" w:date="2025-10-31T23:33:00Z" w16du:dateUtc="2025-11-01T04:33:00Z">
        <w:r w:rsidDel="00CE078B">
          <w:rPr>
            <w:rFonts w:ascii="Times New Roman" w:eastAsia="Times New Roman" w:hAnsi="Times New Roman" w:cs="Times New Roman"/>
          </w:rPr>
          <w:delText>The number of familiarization epochs</w:delText>
        </w:r>
      </w:del>
      <w:ins w:id="14" w:author="detbenton1991@gmail.com" w:date="2025-10-31T23:33:00Z" w16du:dateUtc="2025-11-01T04:33:00Z">
        <w:r w:rsidR="00CE078B">
          <w:rPr>
            <w:rFonts w:ascii="Times New Roman" w:eastAsia="Times New Roman" w:hAnsi="Times New Roman" w:cs="Times New Roman"/>
          </w:rPr>
          <w:t>Familiarization Epoch (</w:t>
        </w:r>
      </w:ins>
      <w:ins w:id="15" w:author="detbenton1991@gmail.com" w:date="2025-10-31T23:34:00Z" w16du:dateUtc="2025-11-01T04:34:00Z">
        <w:r w:rsidR="00CE078B">
          <w:rPr>
            <w:rFonts w:ascii="Times New Roman" w:eastAsia="Times New Roman" w:hAnsi="Times New Roman" w:cs="Times New Roman"/>
          </w:rPr>
          <w:t>or the number of familiarization trials)</w:t>
        </w:r>
      </w:ins>
      <w:r>
        <w:rPr>
          <w:rFonts w:ascii="Times New Roman" w:eastAsia="Times New Roman" w:hAnsi="Times New Roman" w:cs="Times New Roman"/>
        </w:rPr>
        <w:t xml:space="preserve">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4D36DA">
        <w:rPr>
          <w:rFonts w:ascii="Times New Roman" w:eastAsia="Times New Roman" w:hAnsi="Times New Roman" w:cs="Times New Roman"/>
        </w:rPr>
        <w:t>24.73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4D36DA">
        <w:rPr>
          <w:rFonts w:ascii="Times New Roman" w:eastAsia="Times New Roman" w:hAnsi="Times New Roman" w:cs="Times New Roman"/>
        </w:rPr>
        <w:t>&lt; .0</w:t>
      </w:r>
      <w:r>
        <w:rPr>
          <w:rFonts w:ascii="Times New Roman" w:eastAsia="Times New Roman" w:hAnsi="Times New Roman" w:cs="Times New Roman"/>
        </w:rPr>
        <w:t>0</w:t>
      </w:r>
      <w:r w:rsidR="004D36DA">
        <w:rPr>
          <w:rFonts w:ascii="Times New Roman" w:eastAsia="Times New Roman" w:hAnsi="Times New Roman" w:cs="Times New Roman"/>
        </w:rPr>
        <w:t>1</w:t>
      </w:r>
      <w:r>
        <w:rPr>
          <w:rFonts w:ascii="Times New Roman" w:eastAsia="Times New Roman" w:hAnsi="Times New Roman" w:cs="Times New Roman"/>
        </w:rPr>
        <w:t xml:space="preserve">.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lastRenderedPageBreak/>
        <w:t>14.16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4D36DA">
        <w:rPr>
          <w:rFonts w:ascii="Times New Roman" w:eastAsia="Times New Roman" w:hAnsi="Times New Roman" w:cs="Times New Roman"/>
        </w:rPr>
        <w:t>80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w:t>
      </w:r>
      <w:r w:rsidR="004F7217">
        <w:rPr>
          <w:rFonts w:ascii="Times New Roman" w:eastAsia="Times New Roman" w:hAnsi="Times New Roman" w:cs="Times New Roman"/>
        </w:rPr>
        <w:t>95</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4F7217">
        <w:rPr>
          <w:rFonts w:ascii="Times New Roman" w:eastAsia="Times New Roman" w:hAnsi="Times New Roman" w:cs="Times New Roman"/>
        </w:rPr>
        <w:t>2.43</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11.61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4D36DA">
        <w:rPr>
          <w:rFonts w:ascii="Times New Roman" w:eastAsia="Times New Roman" w:hAnsi="Times New Roman" w:cs="Times New Roman"/>
        </w:rPr>
        <w:t>83</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F7217">
        <w:rPr>
          <w:rFonts w:ascii="Times New Roman" w:eastAsia="Times New Roman" w:hAnsi="Times New Roman" w:cs="Times New Roman"/>
        </w:rPr>
        <w:t>14.29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w:t>
      </w:r>
      <w:r w:rsidR="004F7217">
        <w:rPr>
          <w:rFonts w:ascii="Times New Roman" w:eastAsia="Times New Roman" w:hAnsi="Times New Roman" w:cs="Times New Roman"/>
        </w:rPr>
        <w:t>53</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4D36DA">
        <w:rPr>
          <w:rFonts w:ascii="Times New Roman" w:eastAsia="Times New Roman" w:hAnsi="Times New Roman" w:cs="Times New Roman"/>
        </w:rPr>
        <w:t>6.84</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 xml:space="preserve">’s </w:t>
      </w:r>
      <w:r w:rsidR="004D36DA">
        <w:rPr>
          <w:rFonts w:ascii="Times New Roman" w:eastAsia="Times New Roman" w:hAnsi="Times New Roman" w:cs="Times New Roman"/>
        </w:rPr>
        <w:t>&lt; .001</w:t>
      </w:r>
      <w:r>
        <w:rPr>
          <w:rFonts w:ascii="Times New Roman" w:eastAsia="Times New Roman" w:hAnsi="Times New Roman" w:cs="Times New Roman"/>
        </w:rPr>
        <w:t>.</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4.10</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0.99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4.05</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0.85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119) = 0.</w:t>
      </w:r>
      <w:r w:rsidR="009B64B4">
        <w:rPr>
          <w:rFonts w:ascii="Times New Roman" w:eastAsia="Times New Roman" w:hAnsi="Times New Roman" w:cs="Times New Roman"/>
        </w:rPr>
        <w:t>44</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w:t>
      </w:r>
      <w:r w:rsidR="009B64B4">
        <w:rPr>
          <w:rFonts w:ascii="Times New Roman" w:eastAsia="Times New Roman" w:hAnsi="Times New Roman" w:cs="Times New Roman"/>
        </w:rPr>
        <w:t>66</w:t>
      </w:r>
      <w:r w:rsidR="005656C9">
        <w:rPr>
          <w:rFonts w:ascii="Times New Roman" w:eastAsia="Times New Roman" w:hAnsi="Times New Roman" w:cs="Times New Roman"/>
        </w:rPr>
        <w:t>.</w:t>
      </w: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2D352905" w:rsidR="0046384C" w:rsidRDefault="00694ED8"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Simulation 1 tested</w:t>
      </w:r>
      <w:r w:rsidR="0046384C">
        <w:rPr>
          <w:rFonts w:ascii="Times New Roman" w:hAnsi="Times New Roman" w:cs="Times New Roman"/>
          <w:color w:val="000000" w:themeColor="text1"/>
        </w:rPr>
        <w:t xml:space="preserve">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w:t>
      </w:r>
      <w:r w:rsidR="00D26A93">
        <w:rPr>
          <w:rFonts w:ascii="Times New Roman" w:eastAsia="Times New Roman" w:hAnsi="Times New Roman" w:cs="Times New Roman"/>
        </w:rPr>
        <w:t>the acts of</w:t>
      </w:r>
      <w:r w:rsidR="00F80C6B">
        <w:rPr>
          <w:rFonts w:ascii="Times New Roman" w:eastAsia="Times New Roman" w:hAnsi="Times New Roman" w:cs="Times New Roman"/>
        </w:rPr>
        <w:t xml:space="preserve">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sidR="0046384C">
        <w:rPr>
          <w:rFonts w:ascii="Times New Roman" w:hAnsi="Times New Roman" w:cs="Times New Roman"/>
          <w:color w:val="000000" w:themeColor="text1"/>
        </w:rPr>
        <w:t xml:space="preserve"> </w:t>
      </w:r>
      <w:r w:rsidR="0046384C">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sidR="0046384C">
        <w:rPr>
          <w:rFonts w:ascii="Times New Roman" w:eastAsia="Times New Roman" w:hAnsi="Times New Roman" w:cs="Times New Roman"/>
        </w:rPr>
        <w:t>could be explained by such a mechanism.</w:t>
      </w:r>
      <w:r w:rsidR="000C5877">
        <w:rPr>
          <w:rFonts w:ascii="Times New Roman" w:eastAsia="Times New Roman" w:hAnsi="Times New Roman" w:cs="Times New Roman"/>
        </w:rPr>
        <w:t xml:space="preserve"> Because a shared representation would also support bidirectional expectations about the link between saliva sharing and comfort, in Simulation 2, we tested whether comfort also predicts saliva sharing.</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09365580"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t>
      </w:r>
      <w:r w:rsidR="003620C8">
        <w:rPr>
          <w:rFonts w:ascii="Times New Roman" w:eastAsia="Times New Roman" w:hAnsi="Times New Roman" w:cs="Times New Roman"/>
        </w:rPr>
        <w:t xml:space="preserve">in the experimental condition </w:t>
      </w:r>
      <w:r>
        <w:rPr>
          <w:rFonts w:ascii="Times New Roman" w:eastAsia="Times New Roman" w:hAnsi="Times New Roman" w:cs="Times New Roman"/>
        </w:rPr>
        <w:t xml:space="preserve">were then tested on an event in which the central character 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161ACE">
        <w:rPr>
          <w:rFonts w:ascii="Times New Roman" w:eastAsia="Times New Roman" w:hAnsi="Times New Roman" w:cs="Times New Roman"/>
        </w:rPr>
        <w:t>non-comforter</w:t>
      </w:r>
      <w:r>
        <w:rPr>
          <w:rFonts w:ascii="Times New Roman" w:eastAsia="Times New Roman" w:hAnsi="Times New Roman" w:cs="Times New Roman"/>
        </w:rPr>
        <w:t xml:space="preserve">. A </w:t>
      </w:r>
      <w:r>
        <w:rPr>
          <w:rFonts w:ascii="Times New Roman" w:eastAsia="Times New Roman" w:hAnsi="Times New Roman" w:cs="Times New Roman"/>
        </w:rPr>
        <w:lastRenderedPageBreak/>
        <w:t xml:space="preserve">separate group of networks (N = 20) in </w:t>
      </w:r>
      <w:r w:rsidR="003620C8">
        <w:rPr>
          <w:rFonts w:ascii="Times New Roman" w:eastAsia="Times New Roman" w:hAnsi="Times New Roman" w:cs="Times New Roman"/>
        </w:rPr>
        <w:t>the</w:t>
      </w:r>
      <w:r>
        <w:rPr>
          <w:rFonts w:ascii="Times New Roman" w:eastAsia="Times New Roman" w:hAnsi="Times New Roman" w:cs="Times New Roman"/>
        </w:rPr>
        <w:t xml:space="preserve"> Control condition were familiarized to the same event as the </w:t>
      </w:r>
      <w:r w:rsidR="003620C8">
        <w:rPr>
          <w:rFonts w:ascii="Times New Roman" w:eastAsia="Times New Roman" w:hAnsi="Times New Roman" w:cs="Times New Roman"/>
        </w:rPr>
        <w:t xml:space="preserve">experimental </w:t>
      </w:r>
      <w:r>
        <w:rPr>
          <w:rFonts w:ascii="Times New Roman" w:eastAsia="Times New Roman" w:hAnsi="Times New Roman" w:cs="Times New Roman"/>
        </w:rPr>
        <w:t xml:space="preserve">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556CAB8D" w:rsidR="00DA50DD" w:rsidRDefault="00BC0A96" w:rsidP="00CD5044">
            <w:pPr>
              <w:keepNext/>
              <w:spacing w:line="480" w:lineRule="auto"/>
              <w:contextualSpacing/>
              <w:rPr>
                <w:rFonts w:ascii="Times New Roman" w:eastAsia="Times New Roman" w:hAnsi="Times New Roman" w:cs="Times New Roman"/>
              </w:rPr>
            </w:pPr>
            <w:r>
              <w:rPr>
                <w:noProof/>
                <w:sz w:val="16"/>
                <w:szCs w:val="16"/>
              </w:rPr>
              <w:drawing>
                <wp:inline distT="0" distB="0" distL="0" distR="0" wp14:anchorId="44FE2214" wp14:editId="4E8D4C2E">
                  <wp:extent cx="5943600" cy="3343275"/>
                  <wp:effectExtent l="0" t="0" r="0" b="9525"/>
                  <wp:docPr id="1854504200"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4200" name="Picture 7" descr="A graph of a number of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11472D09" w14:textId="2118506F"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w:t>
      </w:r>
      <w:proofErr w:type="gramStart"/>
      <w:r w:rsidRPr="009047C4">
        <w:rPr>
          <w:rFonts w:ascii="Times New Roman" w:hAnsi="Times New Roman" w:cs="Times New Roman"/>
          <w:i w:val="0"/>
          <w:iCs w:val="0"/>
          <w:color w:val="auto"/>
          <w:sz w:val="24"/>
          <w:szCs w:val="24"/>
        </w:rPr>
        <w:t>Networks’</w:t>
      </w:r>
      <w:proofErr w:type="gramEnd"/>
      <w:r w:rsidRPr="009047C4">
        <w:rPr>
          <w:rFonts w:ascii="Times New Roman" w:hAnsi="Times New Roman" w:cs="Times New Roman"/>
          <w:i w:val="0"/>
          <w:iCs w:val="0"/>
          <w:color w:val="auto"/>
          <w:sz w:val="24"/>
          <w:szCs w:val="24"/>
        </w:rPr>
        <w:t xml:space="preserve"> mean expectation or looking time to the </w:t>
      </w:r>
      <w:r w:rsidR="00866368">
        <w:rPr>
          <w:rFonts w:ascii="Times New Roman" w:hAnsi="Times New Roman" w:cs="Times New Roman"/>
          <w:i w:val="0"/>
          <w:iCs w:val="0"/>
          <w:color w:val="auto"/>
          <w:sz w:val="24"/>
          <w:szCs w:val="24"/>
        </w:rPr>
        <w:t>Comforter</w:t>
      </w:r>
      <w:r w:rsidRPr="009047C4">
        <w:rPr>
          <w:rFonts w:ascii="Times New Roman" w:hAnsi="Times New Roman" w:cs="Times New Roman"/>
          <w:i w:val="0"/>
          <w:iCs w:val="0"/>
          <w:color w:val="auto"/>
          <w:sz w:val="24"/>
          <w:szCs w:val="24"/>
        </w:rPr>
        <w:t xml:space="preserve"> and </w:t>
      </w:r>
      <w:r w:rsidR="00866368">
        <w:rPr>
          <w:rFonts w:ascii="Times New Roman" w:hAnsi="Times New Roman" w:cs="Times New Roman"/>
          <w:i w:val="0"/>
          <w:iCs w:val="0"/>
          <w:color w:val="auto"/>
          <w:sz w:val="24"/>
          <w:szCs w:val="24"/>
        </w:rPr>
        <w:t>Non-Comforter</w:t>
      </w:r>
      <w:r w:rsidRPr="009047C4">
        <w:rPr>
          <w:rFonts w:ascii="Times New Roman" w:hAnsi="Times New Roman" w:cs="Times New Roman"/>
          <w:i w:val="0"/>
          <w:iCs w:val="0"/>
          <w:color w:val="auto"/>
          <w:sz w:val="24"/>
          <w:szCs w:val="24"/>
        </w:rPr>
        <w:t xml:space="preserve">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3AB1EEA3" w:rsidR="00DA50DD" w:rsidRDefault="00DA50DD" w:rsidP="00EC4E1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3 shows networks’ looking times to the </w:t>
      </w:r>
      <w:r w:rsidR="00866368">
        <w:rPr>
          <w:rFonts w:ascii="Times New Roman" w:eastAsia="Times New Roman" w:hAnsi="Times New Roman" w:cs="Times New Roman"/>
        </w:rPr>
        <w:t>Comforter and Non-Comforter</w:t>
      </w:r>
      <w:r>
        <w:rPr>
          <w:rFonts w:ascii="Times New Roman" w:eastAsia="Times New Roman" w:hAnsi="Times New Roman" w:cs="Times New Roman"/>
        </w:rPr>
        <w:t xml:space="preserve">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w:t>
      </w:r>
      <w:r w:rsidR="00866368">
        <w:rPr>
          <w:rFonts w:ascii="Times New Roman" w:eastAsia="Times New Roman" w:hAnsi="Times New Roman" w:cs="Times New Roman"/>
        </w:rPr>
        <w:t>Comforter vs. Non-Comforter</w:t>
      </w:r>
      <w:r>
        <w:rPr>
          <w:rFonts w:ascii="Times New Roman" w:eastAsia="Times New Roman" w:hAnsi="Times New Roman" w:cs="Times New Roman"/>
        </w:rPr>
        <w:t>),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t>
      </w:r>
      <w:r w:rsidR="00DF6A12">
        <w:rPr>
          <w:rFonts w:ascii="Times New Roman" w:eastAsia="Times New Roman" w:hAnsi="Times New Roman" w:cs="Times New Roman"/>
        </w:rPr>
        <w:lastRenderedPageBreak/>
        <w:t>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0B4991">
        <w:rPr>
          <w:rFonts w:ascii="Times New Roman" w:eastAsia="Times New Roman" w:hAnsi="Times New Roman" w:cs="Times New Roman"/>
        </w:rPr>
        <w:t>51.16,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w:t>
      </w:r>
      <w:r w:rsidR="00866368">
        <w:rPr>
          <w:rFonts w:ascii="Times New Roman" w:eastAsia="Times New Roman" w:hAnsi="Times New Roman" w:cs="Times New Roman"/>
        </w:rPr>
        <w:t>Comforter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w:t>
      </w:r>
      <w:r w:rsidR="00771254">
        <w:rPr>
          <w:rFonts w:ascii="Times New Roman" w:eastAsia="Times New Roman" w:hAnsi="Times New Roman" w:cs="Times New Roman"/>
        </w:rPr>
        <w:t>33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771254">
        <w:rPr>
          <w:rFonts w:ascii="Times New Roman" w:eastAsia="Times New Roman" w:hAnsi="Times New Roman" w:cs="Times New Roman"/>
        </w:rPr>
        <w:t>94</w:t>
      </w:r>
      <w:r>
        <w:rPr>
          <w:rFonts w:ascii="Times New Roman" w:eastAsia="Times New Roman" w:hAnsi="Times New Roman" w:cs="Times New Roman"/>
        </w:rPr>
        <w:t xml:space="preserve">) than the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w:t>
      </w:r>
      <w:r w:rsidR="00771254">
        <w:rPr>
          <w:rFonts w:ascii="Times New Roman" w:eastAsia="Times New Roman" w:hAnsi="Times New Roman" w:cs="Times New Roman"/>
        </w:rPr>
        <w:t>90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771254">
        <w:rPr>
          <w:rFonts w:ascii="Times New Roman" w:eastAsia="Times New Roman" w:hAnsi="Times New Roman" w:cs="Times New Roman"/>
        </w:rPr>
        <w:t>4.34</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771254">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sidR="007057F6">
        <w:rPr>
          <w:rFonts w:ascii="Times New Roman" w:eastAsia="Times New Roman" w:hAnsi="Times New Roman" w:cs="Times New Roman"/>
        </w:rPr>
        <w:t xml:space="preserve">In contrast, </w:t>
      </w:r>
      <w:r>
        <w:rPr>
          <w:rFonts w:ascii="Times New Roman" w:eastAsia="Times New Roman" w:hAnsi="Times New Roman" w:cs="Times New Roman"/>
        </w:rPr>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w:t>
      </w:r>
      <w:r w:rsidR="007057F6">
        <w:rPr>
          <w:rFonts w:ascii="Times New Roman" w:eastAsia="Times New Roman" w:hAnsi="Times New Roman" w:cs="Times New Roman"/>
        </w:rPr>
        <w:t>looked equally long at the</w:t>
      </w:r>
      <w:r>
        <w:rPr>
          <w:rFonts w:ascii="Times New Roman" w:eastAsia="Times New Roman" w:hAnsi="Times New Roman" w:cs="Times New Roman"/>
        </w:rPr>
        <w:t xml:space="preserve"> </w:t>
      </w:r>
      <w:r w:rsidR="0050488A">
        <w:rPr>
          <w:rFonts w:ascii="Times New Roman" w:eastAsia="Times New Roman" w:hAnsi="Times New Roman" w:cs="Times New Roman"/>
        </w:rPr>
        <w:t>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3.86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DA05FA">
        <w:rPr>
          <w:rFonts w:ascii="Times New Roman" w:eastAsia="Times New Roman" w:hAnsi="Times New Roman" w:cs="Times New Roman"/>
        </w:rPr>
        <w:t>1.06</w:t>
      </w:r>
      <w:r>
        <w:rPr>
          <w:rFonts w:ascii="Times New Roman" w:eastAsia="Times New Roman" w:hAnsi="Times New Roman" w:cs="Times New Roman"/>
        </w:rPr>
        <w:t xml:space="preserve">) </w:t>
      </w:r>
      <w:r w:rsidR="007057F6">
        <w:rPr>
          <w:rFonts w:ascii="Times New Roman" w:eastAsia="Times New Roman" w:hAnsi="Times New Roman" w:cs="Times New Roman"/>
        </w:rPr>
        <w:t>and</w:t>
      </w:r>
      <w:r>
        <w:rPr>
          <w:rFonts w:ascii="Times New Roman" w:eastAsia="Times New Roman" w:hAnsi="Times New Roman" w:cs="Times New Roman"/>
        </w:rPr>
        <w:t xml:space="preserv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3.69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w:t>
      </w:r>
      <w:r w:rsidR="00DA05FA">
        <w:rPr>
          <w:rFonts w:ascii="Times New Roman" w:eastAsia="Times New Roman" w:hAnsi="Times New Roman" w:cs="Times New Roman"/>
        </w:rPr>
        <w:t>02</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DA05FA">
        <w:rPr>
          <w:rFonts w:ascii="Times New Roman" w:eastAsia="Times New Roman" w:hAnsi="Times New Roman" w:cs="Times New Roman"/>
        </w:rPr>
        <w:t>1.69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DA05FA">
        <w:rPr>
          <w:rFonts w:ascii="Times New Roman" w:eastAsia="Times New Roman" w:hAnsi="Times New Roman" w:cs="Times New Roman"/>
        </w:rPr>
        <w:t>= .09</w:t>
      </w:r>
      <w:r w:rsidR="007057F6">
        <w:rPr>
          <w:rFonts w:ascii="Times New Roman" w:eastAsia="Times New Roman" w:hAnsi="Times New Roman" w:cs="Times New Roman"/>
        </w:rPr>
        <w:t xml:space="preserve">. </w:t>
      </w:r>
    </w:p>
    <w:p w14:paraId="6B625D84" w14:textId="77777777" w:rsidR="00BC0A96" w:rsidRPr="009F1F5F" w:rsidRDefault="00BC0A96" w:rsidP="00EC4E1F">
      <w:pPr>
        <w:spacing w:line="480" w:lineRule="auto"/>
        <w:ind w:firstLine="720"/>
        <w:contextualSpacing/>
        <w:rPr>
          <w:rFonts w:ascii="Times New Roman" w:eastAsia="Times New Roman" w:hAnsi="Times New Roman" w:cs="Times New Roman"/>
          <w:b/>
          <w:bCs/>
        </w:rPr>
      </w:pPr>
    </w:p>
    <w:p w14:paraId="3FA5D339" w14:textId="5A373FDC" w:rsidR="00706AD7" w:rsidRPr="002335DD" w:rsidRDefault="00706AD7" w:rsidP="00706AD7">
      <w:pPr>
        <w:spacing w:line="480" w:lineRule="auto"/>
        <w:contextualSpacing/>
        <w:rPr>
          <w:rFonts w:ascii="Times New Roman" w:hAnsi="Times New Roman" w:cs="Times New Roman"/>
          <w:b/>
          <w:bCs/>
        </w:rPr>
      </w:pPr>
      <w:r w:rsidRPr="002335DD">
        <w:rPr>
          <w:rFonts w:ascii="Times New Roman" w:hAnsi="Times New Roman" w:cs="Times New Roman"/>
          <w:b/>
          <w:bCs/>
        </w:rPr>
        <w:t>Discussion</w:t>
      </w:r>
    </w:p>
    <w:p w14:paraId="73903652" w14:textId="6E3CCB63" w:rsidR="00706AD7" w:rsidRDefault="00706AD7" w:rsidP="006719F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2 demonstrates that a common representation </w:t>
      </w:r>
      <w:r w:rsidR="006719FC">
        <w:rPr>
          <w:rFonts w:ascii="Times New Roman" w:hAnsi="Times New Roman" w:cs="Times New Roman"/>
        </w:rPr>
        <w:t xml:space="preserve">can </w:t>
      </w:r>
      <w:r w:rsidRPr="002335DD">
        <w:rPr>
          <w:rFonts w:ascii="Times New Roman" w:hAnsi="Times New Roman" w:cs="Times New Roman"/>
        </w:rPr>
        <w:t>support</w:t>
      </w:r>
      <w:r w:rsidR="006719FC">
        <w:rPr>
          <w:rFonts w:ascii="Times New Roman" w:hAnsi="Times New Roman" w:cs="Times New Roman"/>
        </w:rPr>
        <w:t xml:space="preserve"> </w:t>
      </w:r>
      <w:r w:rsidRPr="002335DD">
        <w:rPr>
          <w:rFonts w:ascii="Times New Roman" w:hAnsi="Times New Roman" w:cs="Times New Roman"/>
        </w:rPr>
        <w:t>bidirectional expectations about saliva-sharing and comforting</w:t>
      </w:r>
      <w:r w:rsidR="006719FC">
        <w:rPr>
          <w:rFonts w:ascii="Times New Roman" w:hAnsi="Times New Roman" w:cs="Times New Roman"/>
        </w:rPr>
        <w:t xml:space="preserve"> and </w:t>
      </w:r>
      <w:r w:rsidRPr="002335DD">
        <w:rPr>
          <w:rFonts w:ascii="Times New Roman" w:hAnsi="Times New Roman" w:cs="Times New Roman"/>
        </w:rPr>
        <w:t>generates a novel, testable prediction for future behavioral research</w:t>
      </w:r>
      <w:r w:rsidR="0050488A">
        <w:rPr>
          <w:rFonts w:ascii="Times New Roman" w:hAnsi="Times New Roman" w:cs="Times New Roman"/>
        </w:rPr>
        <w:t xml:space="preserve">. </w:t>
      </w:r>
      <w:r w:rsidR="006562DB">
        <w:rPr>
          <w:rFonts w:ascii="Times New Roman" w:hAnsi="Times New Roman" w:cs="Times New Roman"/>
        </w:rPr>
        <w:t>However</w:t>
      </w:r>
      <w:r w:rsidR="006562DB" w:rsidRPr="002335DD">
        <w:rPr>
          <w:rFonts w:ascii="Times New Roman" w:hAnsi="Times New Roman" w:cs="Times New Roman"/>
        </w:rPr>
        <w:t xml:space="preserve">, </w:t>
      </w:r>
      <w:r w:rsidR="006562DB">
        <w:rPr>
          <w:rFonts w:ascii="Times New Roman" w:hAnsi="Times New Roman" w:cs="Times New Roman"/>
        </w:rPr>
        <w:t xml:space="preserve">an </w:t>
      </w:r>
      <w:r w:rsidR="006562DB" w:rsidRPr="002335DD">
        <w:rPr>
          <w:rFonts w:ascii="Times New Roman" w:hAnsi="Times New Roman" w:cs="Times New Roman"/>
        </w:rPr>
        <w:t xml:space="preserve">evolved predisposition to interpret </w:t>
      </w:r>
      <w:r w:rsidR="006719FC">
        <w:rPr>
          <w:rFonts w:ascii="Times New Roman" w:hAnsi="Times New Roman" w:cs="Times New Roman"/>
        </w:rPr>
        <w:t>both actions as</w:t>
      </w:r>
      <w:r w:rsidR="006562DB" w:rsidRPr="002335DD">
        <w:rPr>
          <w:rFonts w:ascii="Times New Roman" w:hAnsi="Times New Roman" w:cs="Times New Roman"/>
        </w:rPr>
        <w:t xml:space="preserve"> cues to relationship thickness could also give rise to bidirectional expectations</w:t>
      </w:r>
      <w:r w:rsidR="006719FC">
        <w:rPr>
          <w:rFonts w:ascii="Times New Roman" w:hAnsi="Times New Roman" w:cs="Times New Roman"/>
        </w:rPr>
        <w:t xml:space="preserve">. Thus, </w:t>
      </w:r>
      <w:r w:rsidR="006562DB">
        <w:rPr>
          <w:rFonts w:ascii="Times New Roman" w:hAnsi="Times New Roman" w:cs="Times New Roman"/>
        </w:rPr>
        <w:t xml:space="preserve">behavioral data </w:t>
      </w:r>
      <w:r w:rsidR="006719FC">
        <w:rPr>
          <w:rFonts w:ascii="Times New Roman" w:hAnsi="Times New Roman" w:cs="Times New Roman"/>
        </w:rPr>
        <w:t xml:space="preserve">confirming this prediction </w:t>
      </w:r>
      <w:r w:rsidR="006562DB">
        <w:rPr>
          <w:rFonts w:ascii="Times New Roman" w:hAnsi="Times New Roman" w:cs="Times New Roman"/>
        </w:rPr>
        <w:t>would not distinguish between associative learning and evolutionary accounts</w:t>
      </w:r>
      <w:r>
        <w:rPr>
          <w:rFonts w:ascii="Times New Roman" w:hAnsi="Times New Roman" w:cs="Times New Roman"/>
        </w:rPr>
        <w:t xml:space="preserve">. </w:t>
      </w:r>
      <w:r w:rsidR="006719FC">
        <w:rPr>
          <w:rFonts w:ascii="Times New Roman" w:hAnsi="Times New Roman" w:cs="Times New Roman"/>
        </w:rPr>
        <w:t xml:space="preserve">The two accounts, however, make different developmental predictions: if bidirectional expectations arise from associative learning, their strength should increase with experience; if they reflect an evolved predisposition, their strength should remain relatively stable across development. Simulation 3 tested whether such expectations strengthen through associative learning. </w:t>
      </w:r>
    </w:p>
    <w:p w14:paraId="7E80CFDC" w14:textId="77777777" w:rsidR="00706AD7" w:rsidRPr="00107760" w:rsidRDefault="00706AD7" w:rsidP="00706AD7">
      <w:pPr>
        <w:spacing w:line="480" w:lineRule="auto"/>
        <w:ind w:firstLine="720"/>
        <w:contextualSpacing/>
        <w:jc w:val="center"/>
        <w:rPr>
          <w:rFonts w:ascii="Times New Roman" w:hAnsi="Times New Roman" w:cs="Times New Roman"/>
          <w:b/>
          <w:bCs/>
        </w:rPr>
      </w:pPr>
      <w:r>
        <w:rPr>
          <w:rFonts w:ascii="Times New Roman" w:hAnsi="Times New Roman" w:cs="Times New Roman"/>
          <w:b/>
          <w:bCs/>
        </w:rPr>
        <w:t>Simulation 3</w:t>
      </w:r>
    </w:p>
    <w:p w14:paraId="2EB336AA" w14:textId="77777777" w:rsidR="00706AD7" w:rsidRPr="002335DD" w:rsidRDefault="00706AD7" w:rsidP="00706AD7">
      <w:pPr>
        <w:spacing w:line="480" w:lineRule="auto"/>
        <w:contextualSpacing/>
        <w:rPr>
          <w:rFonts w:ascii="Times New Roman" w:hAnsi="Times New Roman" w:cs="Times New Roman"/>
        </w:rPr>
      </w:pPr>
    </w:p>
    <w:p w14:paraId="2C44E875" w14:textId="77777777" w:rsidR="00706AD7" w:rsidRPr="007F79F3" w:rsidRDefault="00706AD7" w:rsidP="00706AD7">
      <w:pPr>
        <w:spacing w:line="480" w:lineRule="auto"/>
        <w:contextualSpacing/>
        <w:rPr>
          <w:rFonts w:ascii="Times New Roman" w:hAnsi="Times New Roman" w:cs="Times New Roman"/>
          <w:b/>
          <w:bCs/>
        </w:rPr>
      </w:pPr>
      <w:r w:rsidRPr="007F79F3">
        <w:rPr>
          <w:rFonts w:ascii="Times New Roman" w:hAnsi="Times New Roman" w:cs="Times New Roman"/>
          <w:b/>
          <w:bCs/>
        </w:rPr>
        <w:t>Network Architecture, Familiarization, and Test</w:t>
      </w:r>
    </w:p>
    <w:p w14:paraId="6A969C08" w14:textId="11036AE6" w:rsidR="00706AD7" w:rsidRPr="002335DD" w:rsidRDefault="00706AD7" w:rsidP="00706AD7">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was identical to Simulation 2 except that networks </w:t>
      </w:r>
      <w:r w:rsidR="006719FC" w:rsidRPr="002335DD">
        <w:rPr>
          <w:rFonts w:ascii="Times New Roman" w:hAnsi="Times New Roman" w:cs="Times New Roman"/>
        </w:rPr>
        <w:t xml:space="preserve">were tested </w:t>
      </w:r>
      <w:r w:rsidRPr="002335DD">
        <w:rPr>
          <w:rFonts w:ascii="Times New Roman" w:hAnsi="Times New Roman" w:cs="Times New Roman"/>
        </w:rPr>
        <w:t xml:space="preserve">at three different "ages": young, intermediate, and old. The pretraining phase lasted for 100 epochs for </w:t>
      </w:r>
      <w:r w:rsidR="00564B59">
        <w:rPr>
          <w:rFonts w:ascii="Times New Roman" w:hAnsi="Times New Roman" w:cs="Times New Roman"/>
        </w:rPr>
        <w:lastRenderedPageBreak/>
        <w:t>young</w:t>
      </w:r>
      <w:r w:rsidR="00A8190E" w:rsidRPr="002335DD">
        <w:rPr>
          <w:rFonts w:ascii="Times New Roman" w:hAnsi="Times New Roman" w:cs="Times New Roman"/>
        </w:rPr>
        <w:t xml:space="preserve"> </w:t>
      </w:r>
      <w:r w:rsidRPr="002335DD">
        <w:rPr>
          <w:rFonts w:ascii="Times New Roman" w:hAnsi="Times New Roman" w:cs="Times New Roman"/>
        </w:rPr>
        <w:t xml:space="preserve">networks, </w:t>
      </w:r>
      <w:r w:rsidR="00077A55">
        <w:rPr>
          <w:rFonts w:ascii="Times New Roman" w:hAnsi="Times New Roman" w:cs="Times New Roman"/>
        </w:rPr>
        <w:t>300</w:t>
      </w:r>
      <w:r w:rsidR="004F2399" w:rsidRPr="002335DD">
        <w:rPr>
          <w:rFonts w:ascii="Times New Roman" w:hAnsi="Times New Roman" w:cs="Times New Roman"/>
        </w:rPr>
        <w:t xml:space="preserve"> </w:t>
      </w:r>
      <w:r w:rsidRPr="002335DD">
        <w:rPr>
          <w:rFonts w:ascii="Times New Roman" w:hAnsi="Times New Roman" w:cs="Times New Roman"/>
        </w:rPr>
        <w:t>epochs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w:t>
      </w:r>
      <w:r w:rsidR="00CF25BC">
        <w:rPr>
          <w:rFonts w:ascii="Times New Roman" w:hAnsi="Times New Roman" w:cs="Times New Roman"/>
        </w:rPr>
        <w:t>8</w:t>
      </w:r>
      <w:r w:rsidR="00077A55">
        <w:rPr>
          <w:rFonts w:ascii="Times New Roman" w:hAnsi="Times New Roman" w:cs="Times New Roman"/>
        </w:rPr>
        <w:t>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old networks. </w:t>
      </w:r>
      <w:r w:rsidR="004B3242">
        <w:rPr>
          <w:rFonts w:ascii="Times New Roman" w:hAnsi="Times New Roman" w:cs="Times New Roman"/>
        </w:rPr>
        <w:t xml:space="preserve">This </w:t>
      </w:r>
      <w:r w:rsidR="004B3242" w:rsidRPr="002335DD">
        <w:rPr>
          <w:rFonts w:ascii="Times New Roman" w:hAnsi="Times New Roman" w:cs="Times New Roman"/>
        </w:rPr>
        <w:t xml:space="preserve">parameter implemented the assumption that infants at different ages necessarily enter experiments with differing amounts of real-world experience. </w:t>
      </w:r>
      <w:r w:rsidRPr="002335DD">
        <w:rPr>
          <w:rFonts w:ascii="Times New Roman" w:hAnsi="Times New Roman" w:cs="Times New Roman"/>
        </w:rPr>
        <w:t>Additionally, the learning rate</w:t>
      </w:r>
      <w:r w:rsidR="00982856">
        <w:rPr>
          <w:rFonts w:ascii="Times New Roman" w:hAnsi="Times New Roman" w:cs="Times New Roman"/>
        </w:rPr>
        <w:t xml:space="preserve"> parameter</w:t>
      </w:r>
      <w:r w:rsidRPr="002335DD">
        <w:rPr>
          <w:rFonts w:ascii="Times New Roman" w:hAnsi="Times New Roman" w:cs="Times New Roman"/>
        </w:rPr>
        <w:t xml:space="preserve"> for young networks was 0.001,</w:t>
      </w:r>
      <w:r w:rsidR="00A8190E">
        <w:rPr>
          <w:rFonts w:ascii="Times New Roman" w:hAnsi="Times New Roman" w:cs="Times New Roman"/>
        </w:rPr>
        <w:t xml:space="preserve"> </w:t>
      </w:r>
      <w:r w:rsidRPr="002335DD">
        <w:rPr>
          <w:rFonts w:ascii="Times New Roman" w:hAnsi="Times New Roman" w:cs="Times New Roman"/>
        </w:rPr>
        <w:t>0.01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0.1 for old networks. </w:t>
      </w:r>
      <w:r w:rsidR="004B3242">
        <w:rPr>
          <w:rFonts w:ascii="Times New Roman" w:hAnsi="Times New Roman" w:cs="Times New Roman"/>
        </w:rPr>
        <w:t>This parameter</w:t>
      </w:r>
      <w:r w:rsidR="004B3242" w:rsidRPr="002335DD">
        <w:rPr>
          <w:rFonts w:ascii="Times New Roman" w:hAnsi="Times New Roman" w:cs="Times New Roman"/>
        </w:rPr>
        <w:t xml:space="preserve"> </w:t>
      </w:r>
      <w:r w:rsidR="00982856">
        <w:rPr>
          <w:rFonts w:ascii="Times New Roman" w:hAnsi="Times New Roman" w:cs="Times New Roman"/>
        </w:rPr>
        <w:t>controls the magnitude of the weight changes in the model and corresponds</w:t>
      </w:r>
      <w:r w:rsidR="00CF25BC">
        <w:rPr>
          <w:rFonts w:ascii="Times New Roman" w:hAnsi="Times New Roman" w:cs="Times New Roman"/>
        </w:rPr>
        <w:t xml:space="preserve"> theoretically</w:t>
      </w:r>
      <w:r w:rsidR="00982856">
        <w:rPr>
          <w:rFonts w:ascii="Times New Roman" w:hAnsi="Times New Roman" w:cs="Times New Roman"/>
        </w:rPr>
        <w:t xml:space="preserve"> to </w:t>
      </w:r>
      <w:r w:rsidR="004B3242" w:rsidRPr="002335DD">
        <w:rPr>
          <w:rFonts w:ascii="Times New Roman" w:hAnsi="Times New Roman" w:cs="Times New Roman"/>
        </w:rPr>
        <w:t xml:space="preserve">the notion that processing speed improves with age. </w:t>
      </w:r>
      <w:r w:rsidRPr="002335DD">
        <w:rPr>
          <w:rFonts w:ascii="Times New Roman" w:hAnsi="Times New Roman" w:cs="Times New Roman"/>
        </w:rPr>
        <w:t xml:space="preserve">Finally, the number of hidden units was </w:t>
      </w:r>
      <w:r w:rsidR="00564B59">
        <w:rPr>
          <w:rFonts w:ascii="Times New Roman" w:hAnsi="Times New Roman" w:cs="Times New Roman"/>
        </w:rPr>
        <w:t xml:space="preserve">10 </w:t>
      </w:r>
      <w:r w:rsidRPr="002335DD">
        <w:rPr>
          <w:rFonts w:ascii="Times New Roman" w:hAnsi="Times New Roman" w:cs="Times New Roman"/>
        </w:rPr>
        <w:t>for young networks,</w:t>
      </w:r>
      <w:r w:rsidR="00923ABA">
        <w:rPr>
          <w:rFonts w:ascii="Times New Roman" w:hAnsi="Times New Roman" w:cs="Times New Roman"/>
        </w:rPr>
        <w:t xml:space="preserve"> </w:t>
      </w:r>
      <w:r w:rsidRPr="002335DD">
        <w:rPr>
          <w:rFonts w:ascii="Times New Roman" w:hAnsi="Times New Roman" w:cs="Times New Roman"/>
        </w:rPr>
        <w:t xml:space="preserve">20 for intermediate networks, and 30 for old networks. </w:t>
      </w:r>
      <w:r w:rsidR="004B3242">
        <w:rPr>
          <w:rFonts w:ascii="Times New Roman" w:hAnsi="Times New Roman" w:cs="Times New Roman"/>
        </w:rPr>
        <w:t>This</w:t>
      </w:r>
      <w:r w:rsidRPr="002335DD">
        <w:rPr>
          <w:rFonts w:ascii="Times New Roman" w:hAnsi="Times New Roman" w:cs="Times New Roman"/>
        </w:rPr>
        <w:t xml:space="preserve"> parameter captured the idea that infants' processing capacity improves with age. All three parameters implemented a simple model of development that is consistent with existing developmental simulation studies (e.g., </w:t>
      </w:r>
      <w:r w:rsidR="00EA3D4E" w:rsidRPr="002335DD">
        <w:rPr>
          <w:rFonts w:ascii="Times New Roman" w:hAnsi="Times New Roman" w:cs="Times New Roman"/>
        </w:rPr>
        <w:t>Benton, 2024</w:t>
      </w:r>
      <w:r w:rsidR="00EA3D4E">
        <w:rPr>
          <w:rFonts w:ascii="Times New Roman" w:hAnsi="Times New Roman" w:cs="Times New Roman"/>
        </w:rPr>
        <w:t xml:space="preserve">; </w:t>
      </w:r>
      <w:proofErr w:type="spellStart"/>
      <w:r w:rsidRPr="002335DD">
        <w:rPr>
          <w:rFonts w:ascii="Times New Roman" w:hAnsi="Times New Roman" w:cs="Times New Roman"/>
        </w:rPr>
        <w:t>Rakison</w:t>
      </w:r>
      <w:proofErr w:type="spellEnd"/>
      <w:r w:rsidRPr="002335DD">
        <w:rPr>
          <w:rFonts w:ascii="Times New Roman" w:hAnsi="Times New Roman" w:cs="Times New Roman"/>
        </w:rPr>
        <w:t xml:space="preserve"> &amp; </w:t>
      </w:r>
      <w:proofErr w:type="spellStart"/>
      <w:r w:rsidRPr="002335DD">
        <w:rPr>
          <w:rFonts w:ascii="Times New Roman" w:hAnsi="Times New Roman" w:cs="Times New Roman"/>
        </w:rPr>
        <w:t>Lupyan</w:t>
      </w:r>
      <w:proofErr w:type="spellEnd"/>
      <w:r w:rsidRPr="002335DD">
        <w:rPr>
          <w:rFonts w:ascii="Times New Roman" w:hAnsi="Times New Roman" w:cs="Times New Roman"/>
        </w:rPr>
        <w:t>, 2008).</w:t>
      </w:r>
    </w:p>
    <w:p w14:paraId="2EECBC58" w14:textId="77777777" w:rsidR="00706AD7" w:rsidRPr="002335DD" w:rsidRDefault="00706AD7" w:rsidP="00706AD7">
      <w:pPr>
        <w:spacing w:line="480" w:lineRule="auto"/>
        <w:contextualSpacing/>
        <w:rPr>
          <w:rFonts w:ascii="Times New Roman" w:hAnsi="Times New Roman" w:cs="Times New Roman"/>
        </w:rPr>
      </w:pPr>
    </w:p>
    <w:p w14:paraId="4B0242DA" w14:textId="77777777" w:rsidR="00706AD7" w:rsidRPr="007F79F3" w:rsidRDefault="00706AD7" w:rsidP="00706AD7">
      <w:pPr>
        <w:spacing w:line="480" w:lineRule="auto"/>
        <w:contextualSpacing/>
        <w:jc w:val="center"/>
        <w:rPr>
          <w:rFonts w:ascii="Times New Roman" w:hAnsi="Times New Roman" w:cs="Times New Roman"/>
          <w:b/>
          <w:bCs/>
        </w:rPr>
      </w:pPr>
      <w:r w:rsidRPr="007F79F3">
        <w:rPr>
          <w:rFonts w:ascii="Times New Roman" w:hAnsi="Times New Roman" w:cs="Times New Roman"/>
          <w:b/>
          <w:bCs/>
        </w:rPr>
        <w:t>Results</w:t>
      </w:r>
    </w:p>
    <w:p w14:paraId="55E09717" w14:textId="42A479E2" w:rsidR="006E072D" w:rsidRDefault="001340A7" w:rsidP="006E072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4B58F" wp14:editId="166C6178">
            <wp:extent cx="6547553" cy="2557463"/>
            <wp:effectExtent l="0" t="0" r="5715" b="0"/>
            <wp:docPr id="784991914" name="Picture 1" descr="A graph of different type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1914" name="Picture 1" descr="A graph of different types of conditi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60138" cy="2562379"/>
                    </a:xfrm>
                    <a:prstGeom prst="rect">
                      <a:avLst/>
                    </a:prstGeom>
                  </pic:spPr>
                </pic:pic>
              </a:graphicData>
            </a:graphic>
          </wp:inline>
        </w:drawing>
      </w:r>
    </w:p>
    <w:p w14:paraId="08DE1911" w14:textId="78C7D3D3" w:rsidR="00706AD7" w:rsidRDefault="00706AD7" w:rsidP="006E072D">
      <w:pPr>
        <w:keepNext/>
        <w:spacing w:line="240" w:lineRule="auto"/>
        <w:contextualSpacing/>
        <w:rPr>
          <w:rFonts w:ascii="Times New Roman" w:hAnsi="Times New Roman" w:cs="Times New Roman"/>
        </w:rPr>
      </w:pPr>
      <w:r w:rsidRPr="00EE7293">
        <w:rPr>
          <w:rFonts w:ascii="Times New Roman" w:hAnsi="Times New Roman" w:cs="Times New Roman"/>
        </w:rPr>
        <w:t xml:space="preserve">Figure </w:t>
      </w:r>
      <w:r>
        <w:rPr>
          <w:rFonts w:ascii="Times New Roman" w:hAnsi="Times New Roman" w:cs="Times New Roman"/>
        </w:rPr>
        <w:t>4</w:t>
      </w:r>
      <w:r w:rsidRPr="00EE7293">
        <w:rPr>
          <w:rFonts w:ascii="Times New Roman" w:hAnsi="Times New Roman" w:cs="Times New Roman"/>
        </w:rPr>
        <w:t xml:space="preserve">. </w:t>
      </w:r>
      <w:commentRangeStart w:id="16"/>
      <w:commentRangeStart w:id="17"/>
      <w:proofErr w:type="gramStart"/>
      <w:r w:rsidRPr="00EE7293">
        <w:rPr>
          <w:rFonts w:ascii="Times New Roman" w:hAnsi="Times New Roman" w:cs="Times New Roman"/>
        </w:rPr>
        <w:t>Networks’</w:t>
      </w:r>
      <w:proofErr w:type="gramEnd"/>
      <w:r w:rsidRPr="00EE7293">
        <w:rPr>
          <w:rFonts w:ascii="Times New Roman" w:hAnsi="Times New Roman" w:cs="Times New Roman"/>
        </w:rPr>
        <w:t xml:space="preserve"> mean looking time to the </w:t>
      </w:r>
      <w:r>
        <w:rPr>
          <w:rFonts w:ascii="Times New Roman" w:hAnsi="Times New Roman" w:cs="Times New Roman"/>
        </w:rPr>
        <w:t>Comforter</w:t>
      </w:r>
      <w:r w:rsidRPr="00EE7293">
        <w:rPr>
          <w:rFonts w:ascii="Times New Roman" w:hAnsi="Times New Roman" w:cs="Times New Roman"/>
        </w:rPr>
        <w:t xml:space="preserve"> and </w:t>
      </w:r>
      <w:r>
        <w:rPr>
          <w:rFonts w:ascii="Times New Roman" w:hAnsi="Times New Roman" w:cs="Times New Roman"/>
        </w:rPr>
        <w:t>Non-Comforter</w:t>
      </w:r>
      <w:r w:rsidRPr="00EE7293">
        <w:rPr>
          <w:rFonts w:ascii="Times New Roman" w:hAnsi="Times New Roman" w:cs="Times New Roman"/>
        </w:rPr>
        <w:t xml:space="preserve"> across Conditions</w:t>
      </w:r>
      <w:r>
        <w:rPr>
          <w:rFonts w:ascii="Times New Roman" w:hAnsi="Times New Roman" w:cs="Times New Roman"/>
        </w:rPr>
        <w:t xml:space="preserve">, Age, and Familiarization </w:t>
      </w:r>
      <w:r w:rsidRPr="00EE7293">
        <w:rPr>
          <w:rFonts w:ascii="Times New Roman" w:hAnsi="Times New Roman" w:cs="Times New Roman"/>
        </w:rPr>
        <w:t>Epochs.</w:t>
      </w:r>
      <w:commentRangeEnd w:id="16"/>
      <w:r w:rsidR="001A5F46">
        <w:rPr>
          <w:rStyle w:val="CommentReference"/>
        </w:rPr>
        <w:commentReference w:id="16"/>
      </w:r>
      <w:commentRangeEnd w:id="17"/>
      <w:r w:rsidR="00CE078B">
        <w:rPr>
          <w:rStyle w:val="CommentReference"/>
        </w:rPr>
        <w:commentReference w:id="17"/>
      </w:r>
    </w:p>
    <w:p w14:paraId="04B9E375" w14:textId="77777777" w:rsidR="006E072D" w:rsidRPr="006E072D" w:rsidRDefault="006E072D" w:rsidP="006E072D">
      <w:pPr>
        <w:keepNext/>
        <w:spacing w:line="240" w:lineRule="auto"/>
        <w:contextualSpacing/>
      </w:pPr>
    </w:p>
    <w:p w14:paraId="4A2DCD56" w14:textId="7EA5BA4F" w:rsidR="00706AD7" w:rsidRPr="002335DD" w:rsidRDefault="00706AD7" w:rsidP="00B447CA">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Figure 4 shows networks’ looking times to the Comforter and Non-Comforter across the Experimental and Control Conditions, Age, and Familiarization Epochs. Data for networks in </w:t>
      </w:r>
      <w:r w:rsidRPr="002335DD">
        <w:rPr>
          <w:rFonts w:ascii="Times New Roman" w:hAnsi="Times New Roman" w:cs="Times New Roman"/>
        </w:rPr>
        <w:lastRenderedPageBreak/>
        <w:t xml:space="preserve">these conditions were entered into a linear mixed-effects model with Test Trial as the within-subjects fixed effect (Comforter vs. Non-Comforter), Condition (Experimental vs. Control), Familiarization Epoch (5 vs. 10), and Age (Young vs. Intermediate vs. Old) as the between-subjects fixed effects, and participants as the random effect. </w:t>
      </w:r>
      <w:r w:rsidR="002B7725" w:rsidRPr="002B7725">
        <w:rPr>
          <w:rFonts w:ascii="Times New Roman" w:hAnsi="Times New Roman" w:cs="Times New Roman"/>
        </w:rPr>
        <w:t>The results revealed several main effects and two-way interactions, which were qualified by two three-way interactions.</w:t>
      </w:r>
      <w:r w:rsidR="002B7725">
        <w:rPr>
          <w:rFonts w:ascii="Times New Roman" w:hAnsi="Times New Roman" w:cs="Times New Roman"/>
        </w:rPr>
        <w:t xml:space="preserve"> </w:t>
      </w:r>
      <w:r w:rsidR="002B7725" w:rsidRPr="002B7725">
        <w:rPr>
          <w:rFonts w:ascii="Times New Roman" w:hAnsi="Times New Roman" w:cs="Times New Roman"/>
        </w:rPr>
        <w:t xml:space="preserve">The first three-way interaction was between Test Trial, Age, and Condition,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8.97</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8E5561">
        <w:rPr>
          <w:rFonts w:ascii="Times New Roman" w:hAnsi="Times New Roman" w:cs="Times New Roman"/>
        </w:rPr>
        <w:t>&lt; .001</w:t>
      </w:r>
      <w:r w:rsidR="002B7725" w:rsidRPr="002B7725">
        <w:rPr>
          <w:rFonts w:ascii="Times New Roman" w:hAnsi="Times New Roman" w:cs="Times New Roman"/>
        </w:rPr>
        <w:t xml:space="preserve">. The second three-way interaction was between Age, Condition, and Epoch,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20.74</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3C0EB1">
        <w:rPr>
          <w:rFonts w:ascii="Times New Roman" w:hAnsi="Times New Roman" w:cs="Times New Roman"/>
        </w:rPr>
        <w:t>= 0</w:t>
      </w:r>
      <w:r w:rsidR="002B7725" w:rsidRPr="002B7725">
        <w:rPr>
          <w:rFonts w:ascii="Times New Roman" w:hAnsi="Times New Roman" w:cs="Times New Roman"/>
        </w:rPr>
        <w:t>. Here, we only focus on the first three-way interaction because the second one was not theoretically meaningful.</w:t>
      </w:r>
      <w:r w:rsidR="00BF3B8A">
        <w:rPr>
          <w:rFonts w:ascii="Times New Roman" w:hAnsi="Times New Roman" w:cs="Times New Roman"/>
        </w:rPr>
        <w:t xml:space="preserve"> </w:t>
      </w:r>
      <w:r w:rsidRPr="002335DD">
        <w:rPr>
          <w:rFonts w:ascii="Times New Roman" w:hAnsi="Times New Roman" w:cs="Times New Roman"/>
        </w:rPr>
        <w:t xml:space="preserve">Follow-up analysis for each Age and Condition showed that the young networks </w:t>
      </w:r>
      <w:r w:rsidR="008E5561">
        <w:rPr>
          <w:rFonts w:ascii="Times New Roman" w:hAnsi="Times New Roman" w:cs="Times New Roman"/>
        </w:rPr>
        <w:t xml:space="preserve">equally long at the Comforter and Non-Comforter in the Experimental and Control conditions, both </w:t>
      </w:r>
      <w:r w:rsidR="008E5561" w:rsidRPr="008E5561">
        <w:rPr>
          <w:rFonts w:ascii="Times New Roman" w:hAnsi="Times New Roman" w:cs="Times New Roman"/>
          <w:i/>
          <w:iCs/>
        </w:rPr>
        <w:t>t</w:t>
      </w:r>
      <w:r w:rsidR="008E5561">
        <w:rPr>
          <w:rFonts w:ascii="Times New Roman" w:hAnsi="Times New Roman" w:cs="Times New Roman"/>
        </w:rPr>
        <w:t xml:space="preserve">’s &lt; 0.77, both </w:t>
      </w:r>
      <w:r w:rsidR="008E5561" w:rsidRPr="00734CBD">
        <w:rPr>
          <w:rFonts w:ascii="Times New Roman" w:hAnsi="Times New Roman" w:cs="Times New Roman"/>
          <w:i/>
          <w:iCs/>
        </w:rPr>
        <w:t>p</w:t>
      </w:r>
      <w:r w:rsidR="008E5561">
        <w:rPr>
          <w:rFonts w:ascii="Times New Roman" w:hAnsi="Times New Roman" w:cs="Times New Roman"/>
        </w:rPr>
        <w:t>’s &gt; .45</w:t>
      </w:r>
      <w:r w:rsidRPr="002335DD">
        <w:rPr>
          <w:rFonts w:ascii="Times New Roman" w:hAnsi="Times New Roman" w:cs="Times New Roman"/>
        </w:rPr>
        <w:t xml:space="preserve">. </w:t>
      </w:r>
      <w:r w:rsidR="00AF1732">
        <w:rPr>
          <w:rFonts w:ascii="Times New Roman" w:hAnsi="Times New Roman" w:cs="Times New Roman"/>
        </w:rPr>
        <w:t>In contrast</w:t>
      </w:r>
      <w:r w:rsidRPr="002335DD">
        <w:rPr>
          <w:rFonts w:ascii="Times New Roman" w:hAnsi="Times New Roman" w:cs="Times New Roman"/>
        </w:rPr>
        <w:t>, intermediate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 xml:space="preserve">SD </w:t>
      </w:r>
      <w:r w:rsidRPr="002335DD">
        <w:rPr>
          <w:rFonts w:ascii="Times New Roman" w:hAnsi="Times New Roman" w:cs="Times New Roman"/>
        </w:rPr>
        <w:t xml:space="preserve">= </w:t>
      </w:r>
      <w:r w:rsidR="00B752DC">
        <w:rPr>
          <w:rFonts w:ascii="Times New Roman" w:hAnsi="Times New Roman" w:cs="Times New Roman"/>
        </w:rPr>
        <w:t>2.07</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4.79</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1.95</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2.61</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1D50B4">
        <w:rPr>
          <w:rFonts w:ascii="Times New Roman" w:hAnsi="Times New Roman" w:cs="Times New Roman"/>
        </w:rPr>
        <w:t xml:space="preserve">= </w:t>
      </w:r>
      <w:r w:rsidR="00B752DC">
        <w:rPr>
          <w:rFonts w:ascii="Times New Roman" w:hAnsi="Times New Roman" w:cs="Times New Roman"/>
        </w:rPr>
        <w:t>.</w:t>
      </w:r>
      <w:r w:rsidR="001D50B4">
        <w:rPr>
          <w:rFonts w:ascii="Times New Roman" w:hAnsi="Times New Roman" w:cs="Times New Roman"/>
        </w:rPr>
        <w:t>0</w:t>
      </w:r>
      <w:r w:rsidR="00B752DC">
        <w:rPr>
          <w:rFonts w:ascii="Times New Roman" w:hAnsi="Times New Roman" w:cs="Times New Roman"/>
        </w:rPr>
        <w:t>1</w:t>
      </w:r>
      <w:r w:rsidR="001D50B4">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4.96</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2.10</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5.61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2.13</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1D50B4">
        <w:rPr>
          <w:rFonts w:ascii="Times New Roman" w:hAnsi="Times New Roman" w:cs="Times New Roman"/>
        </w:rPr>
        <w:t>-</w:t>
      </w:r>
      <w:r w:rsidR="00B752DC">
        <w:rPr>
          <w:rFonts w:ascii="Times New Roman" w:hAnsi="Times New Roman" w:cs="Times New Roman"/>
        </w:rPr>
        <w:t>1.59</w:t>
      </w:r>
      <w:r w:rsidRPr="002335DD">
        <w:rPr>
          <w:rFonts w:ascii="Times New Roman" w:hAnsi="Times New Roman" w:cs="Times New Roman"/>
        </w:rPr>
        <w:t xml:space="preserve">, </w:t>
      </w:r>
      <w:r w:rsidRPr="007F79F3">
        <w:rPr>
          <w:rFonts w:ascii="Times New Roman" w:hAnsi="Times New Roman" w:cs="Times New Roman"/>
          <w:i/>
          <w:iCs/>
        </w:rPr>
        <w:t xml:space="preserve">p </w:t>
      </w:r>
      <w:r w:rsidRPr="002335DD">
        <w:rPr>
          <w:rFonts w:ascii="Times New Roman" w:hAnsi="Times New Roman" w:cs="Times New Roman"/>
        </w:rPr>
        <w:t>= .</w:t>
      </w:r>
      <w:r w:rsidR="00B752DC">
        <w:rPr>
          <w:rFonts w:ascii="Times New Roman" w:hAnsi="Times New Roman" w:cs="Times New Roman"/>
        </w:rPr>
        <w:t>12</w:t>
      </w:r>
      <w:r w:rsidRPr="002335DD">
        <w:rPr>
          <w:rFonts w:ascii="Times New Roman" w:hAnsi="Times New Roman" w:cs="Times New Roman"/>
        </w:rPr>
        <w:t xml:space="preserve">. </w:t>
      </w:r>
      <w:r w:rsidR="008E5561">
        <w:rPr>
          <w:rFonts w:ascii="Times New Roman" w:hAnsi="Times New Roman" w:cs="Times New Roman"/>
        </w:rPr>
        <w:t>Similarly</w:t>
      </w:r>
      <w:r w:rsidRPr="002335DD">
        <w:rPr>
          <w:rFonts w:ascii="Times New Roman" w:hAnsi="Times New Roman" w:cs="Times New Roman"/>
        </w:rPr>
        <w:t>, old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16.71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3.62</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12.92</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5.34</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4.67</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AE3C90">
        <w:rPr>
          <w:rFonts w:ascii="Times New Roman" w:hAnsi="Times New Roman" w:cs="Times New Roman"/>
        </w:rPr>
        <w:t>= 0</w:t>
      </w:r>
      <w:r w:rsidR="00EC48D3">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3.28</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6D1E83">
        <w:rPr>
          <w:rFonts w:ascii="Times New Roman" w:hAnsi="Times New Roman" w:cs="Times New Roman"/>
        </w:rPr>
        <w:t>0.9</w:t>
      </w:r>
      <w:r w:rsidR="00B752DC">
        <w:rPr>
          <w:rFonts w:ascii="Times New Roman" w:hAnsi="Times New Roman" w:cs="Times New Roman"/>
        </w:rPr>
        <w:t>5</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3.11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1.20</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0.75</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 .</w:t>
      </w:r>
      <w:r w:rsidR="00B752DC">
        <w:rPr>
          <w:rFonts w:ascii="Times New Roman" w:hAnsi="Times New Roman" w:cs="Times New Roman"/>
        </w:rPr>
        <w:t>46</w:t>
      </w:r>
      <w:r w:rsidRPr="002335DD">
        <w:rPr>
          <w:rFonts w:ascii="Times New Roman" w:hAnsi="Times New Roman" w:cs="Times New Roman"/>
        </w:rPr>
        <w:t>. Crucially, it was the case that the difference in looking time to the Comforter and Non-Comforter in the Experimental condition increased with age; that is, the difference in looking time to the Comforter and Non-Comforter was greater for the intermediate networks (</w:t>
      </w:r>
      <w:r w:rsidRPr="007F79F3">
        <w:rPr>
          <w:rFonts w:ascii="Times New Roman" w:hAnsi="Times New Roman" w:cs="Times New Roman"/>
          <w:i/>
          <w:iCs/>
        </w:rPr>
        <w:t>M</w:t>
      </w:r>
      <w:r w:rsidRPr="002335DD">
        <w:rPr>
          <w:rFonts w:ascii="Times New Roman" w:hAnsi="Times New Roman" w:cs="Times New Roman"/>
        </w:rPr>
        <w:t xml:space="preserve"> = 1.</w:t>
      </w:r>
      <w:r w:rsidR="007C67C1">
        <w:rPr>
          <w:rFonts w:ascii="Times New Roman" w:hAnsi="Times New Roman" w:cs="Times New Roman"/>
        </w:rPr>
        <w:t>21</w:t>
      </w:r>
      <w:r w:rsidRPr="002335DD">
        <w:rPr>
          <w:rFonts w:ascii="Times New Roman" w:hAnsi="Times New Roman" w:cs="Times New Roman"/>
        </w:rPr>
        <w:t xml:space="preserve">, SD = </w:t>
      </w:r>
      <w:r w:rsidR="007C67C1">
        <w:rPr>
          <w:rFonts w:ascii="Times New Roman" w:hAnsi="Times New Roman" w:cs="Times New Roman"/>
        </w:rPr>
        <w:t>2.94</w:t>
      </w:r>
      <w:r w:rsidRPr="002335DD">
        <w:rPr>
          <w:rFonts w:ascii="Times New Roman" w:hAnsi="Times New Roman" w:cs="Times New Roman"/>
        </w:rPr>
        <w:t>) than for the young networks (</w:t>
      </w:r>
      <w:r w:rsidRPr="007F79F3">
        <w:rPr>
          <w:rFonts w:ascii="Times New Roman" w:hAnsi="Times New Roman" w:cs="Times New Roman"/>
          <w:i/>
          <w:iCs/>
        </w:rPr>
        <w:t>M</w:t>
      </w:r>
      <w:r w:rsidRPr="002335DD">
        <w:rPr>
          <w:rFonts w:ascii="Times New Roman" w:hAnsi="Times New Roman" w:cs="Times New Roman"/>
        </w:rPr>
        <w:t xml:space="preserve"> = </w:t>
      </w:r>
      <w:r w:rsidR="007C67C1">
        <w:rPr>
          <w:rFonts w:ascii="Times New Roman" w:hAnsi="Times New Roman" w:cs="Times New Roman"/>
        </w:rPr>
        <w:t>0.</w:t>
      </w:r>
      <w:r w:rsidR="001340A7">
        <w:rPr>
          <w:rFonts w:ascii="Times New Roman" w:hAnsi="Times New Roman" w:cs="Times New Roman"/>
        </w:rPr>
        <w:t>05</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0.</w:t>
      </w:r>
      <w:r w:rsidR="001340A7">
        <w:rPr>
          <w:rFonts w:ascii="Times New Roman" w:hAnsi="Times New Roman" w:cs="Times New Roman"/>
        </w:rPr>
        <w:t>38</w:t>
      </w:r>
      <w:r w:rsidRPr="002335DD">
        <w:rPr>
          <w:rFonts w:ascii="Times New Roman" w:hAnsi="Times New Roman" w:cs="Times New Roman"/>
        </w:rPr>
        <w:t xml:space="preserve">), </w:t>
      </w:r>
      <w:r w:rsidRPr="007F79F3">
        <w:rPr>
          <w:rFonts w:ascii="Times New Roman" w:hAnsi="Times New Roman" w:cs="Times New Roman"/>
          <w:i/>
          <w:iCs/>
        </w:rPr>
        <w:t>t</w:t>
      </w:r>
      <w:r w:rsidRPr="002335DD">
        <w:rPr>
          <w:rFonts w:ascii="Times New Roman" w:hAnsi="Times New Roman" w:cs="Times New Roman"/>
        </w:rPr>
        <w:t>(</w:t>
      </w:r>
      <w:r w:rsidR="001340A7">
        <w:rPr>
          <w:rFonts w:ascii="Times New Roman" w:hAnsi="Times New Roman" w:cs="Times New Roman"/>
        </w:rPr>
        <w:t>40.29</w:t>
      </w:r>
      <w:r w:rsidRPr="002335DD">
        <w:rPr>
          <w:rFonts w:ascii="Times New Roman" w:hAnsi="Times New Roman" w:cs="Times New Roman"/>
        </w:rPr>
        <w:t xml:space="preserve">) = </w:t>
      </w:r>
      <w:r w:rsidR="007C67C1">
        <w:rPr>
          <w:rFonts w:ascii="Times New Roman" w:hAnsi="Times New Roman" w:cs="Times New Roman"/>
        </w:rPr>
        <w:t>-2.</w:t>
      </w:r>
      <w:r w:rsidR="001340A7">
        <w:rPr>
          <w:rFonts w:ascii="Times New Roman" w:hAnsi="Times New Roman" w:cs="Times New Roman"/>
        </w:rPr>
        <w:t>49</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 .</w:t>
      </w:r>
      <w:r w:rsidR="001340A7">
        <w:rPr>
          <w:rFonts w:ascii="Times New Roman" w:hAnsi="Times New Roman" w:cs="Times New Roman"/>
        </w:rPr>
        <w:t>0</w:t>
      </w:r>
      <w:r w:rsidR="001340A7">
        <w:rPr>
          <w:rFonts w:ascii="Times New Roman" w:hAnsi="Times New Roman" w:cs="Times New Roman"/>
        </w:rPr>
        <w:t>2</w:t>
      </w:r>
      <w:r w:rsidRPr="002335DD">
        <w:rPr>
          <w:rFonts w:ascii="Times New Roman" w:hAnsi="Times New Roman" w:cs="Times New Roman"/>
        </w:rPr>
        <w:t>. Similarly, this difference was greater for the old networks (</w:t>
      </w:r>
      <w:r w:rsidRPr="00995594">
        <w:rPr>
          <w:rFonts w:ascii="Times New Roman" w:hAnsi="Times New Roman" w:cs="Times New Roman"/>
          <w:i/>
          <w:iCs/>
        </w:rPr>
        <w:t xml:space="preserve">M </w:t>
      </w:r>
      <w:r w:rsidRPr="002335DD">
        <w:rPr>
          <w:rFonts w:ascii="Times New Roman" w:hAnsi="Times New Roman" w:cs="Times New Roman"/>
        </w:rPr>
        <w:t xml:space="preserve">= </w:t>
      </w:r>
      <w:r w:rsidR="007C67C1">
        <w:rPr>
          <w:rFonts w:ascii="Times New Roman" w:hAnsi="Times New Roman" w:cs="Times New Roman"/>
        </w:rPr>
        <w:lastRenderedPageBreak/>
        <w:t>3.79</w:t>
      </w:r>
      <w:r w:rsidRPr="002335DD">
        <w:rPr>
          <w:rFonts w:ascii="Times New Roman" w:hAnsi="Times New Roman" w:cs="Times New Roman"/>
        </w:rPr>
        <w:t xml:space="preserve">, </w:t>
      </w:r>
      <w:r w:rsidRPr="00995594">
        <w:rPr>
          <w:rFonts w:ascii="Times New Roman" w:hAnsi="Times New Roman" w:cs="Times New Roman"/>
          <w:i/>
          <w:iCs/>
        </w:rPr>
        <w:t>SD</w:t>
      </w:r>
      <w:r w:rsidRPr="002335DD">
        <w:rPr>
          <w:rFonts w:ascii="Times New Roman" w:hAnsi="Times New Roman" w:cs="Times New Roman"/>
        </w:rPr>
        <w:t xml:space="preserve"> = </w:t>
      </w:r>
      <w:r w:rsidR="007C67C1">
        <w:rPr>
          <w:rFonts w:ascii="Times New Roman" w:hAnsi="Times New Roman" w:cs="Times New Roman"/>
        </w:rPr>
        <w:t>5.13</w:t>
      </w:r>
      <w:r w:rsidRPr="002335DD">
        <w:rPr>
          <w:rFonts w:ascii="Times New Roman" w:hAnsi="Times New Roman" w:cs="Times New Roman"/>
        </w:rPr>
        <w:t xml:space="preserve">) than the intermediate ones, </w:t>
      </w:r>
      <w:proofErr w:type="gramStart"/>
      <w:r w:rsidRPr="00995594">
        <w:rPr>
          <w:rFonts w:ascii="Times New Roman" w:hAnsi="Times New Roman" w:cs="Times New Roman"/>
          <w:i/>
          <w:iCs/>
        </w:rPr>
        <w:t>t</w:t>
      </w:r>
      <w:r w:rsidRPr="002335DD">
        <w:rPr>
          <w:rFonts w:ascii="Times New Roman" w:hAnsi="Times New Roman" w:cs="Times New Roman"/>
        </w:rPr>
        <w:t>(</w:t>
      </w:r>
      <w:proofErr w:type="gramEnd"/>
      <w:r w:rsidR="007C67C1">
        <w:rPr>
          <w:rFonts w:ascii="Times New Roman" w:hAnsi="Times New Roman" w:cs="Times New Roman"/>
        </w:rPr>
        <w:t>62.09</w:t>
      </w:r>
      <w:r w:rsidRPr="002335DD">
        <w:rPr>
          <w:rFonts w:ascii="Times New Roman" w:hAnsi="Times New Roman" w:cs="Times New Roman"/>
        </w:rPr>
        <w:t>) = -</w:t>
      </w:r>
      <w:r w:rsidR="007C67C1">
        <w:rPr>
          <w:rFonts w:ascii="Times New Roman" w:hAnsi="Times New Roman" w:cs="Times New Roman"/>
        </w:rPr>
        <w:t>2.76</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&lt;</w:t>
      </w:r>
      <w:r w:rsidR="007C67C1" w:rsidRPr="002335DD">
        <w:rPr>
          <w:rFonts w:ascii="Times New Roman" w:hAnsi="Times New Roman" w:cs="Times New Roman"/>
        </w:rPr>
        <w:t xml:space="preserve"> </w:t>
      </w:r>
      <w:r w:rsidR="007C67C1">
        <w:rPr>
          <w:rFonts w:ascii="Times New Roman" w:hAnsi="Times New Roman" w:cs="Times New Roman"/>
        </w:rPr>
        <w:t>.</w:t>
      </w:r>
      <w:r w:rsidRPr="002335DD">
        <w:rPr>
          <w:rFonts w:ascii="Times New Roman" w:hAnsi="Times New Roman" w:cs="Times New Roman"/>
        </w:rPr>
        <w:t>0</w:t>
      </w:r>
      <w:r w:rsidR="007C67C1">
        <w:rPr>
          <w:rFonts w:ascii="Times New Roman" w:hAnsi="Times New Roman" w:cs="Times New Roman"/>
        </w:rPr>
        <w:t>1</w:t>
      </w:r>
      <w:r w:rsidRPr="002335DD">
        <w:rPr>
          <w:rFonts w:ascii="Times New Roman" w:hAnsi="Times New Roman" w:cs="Times New Roman"/>
        </w:rPr>
        <w:t xml:space="preserve">. </w:t>
      </w:r>
      <w:commentRangeStart w:id="18"/>
      <w:commentRangeStart w:id="19"/>
      <w:r w:rsidRPr="002335DD">
        <w:rPr>
          <w:rFonts w:ascii="Times New Roman" w:hAnsi="Times New Roman" w:cs="Times New Roman"/>
        </w:rPr>
        <w:t>This supports the contention that the strength of the bidirectional expectation gets stronger with age.</w:t>
      </w:r>
      <w:commentRangeEnd w:id="18"/>
      <w:r w:rsidR="00113FEB">
        <w:rPr>
          <w:rStyle w:val="CommentReference"/>
        </w:rPr>
        <w:commentReference w:id="18"/>
      </w:r>
      <w:commentRangeEnd w:id="19"/>
      <w:r w:rsidR="001340A7">
        <w:rPr>
          <w:rStyle w:val="CommentReference"/>
        </w:rPr>
        <w:commentReference w:id="19"/>
      </w:r>
    </w:p>
    <w:p w14:paraId="5A2B4A50" w14:textId="77777777" w:rsidR="00706AD7" w:rsidRPr="00995594" w:rsidRDefault="00706AD7" w:rsidP="00706AD7">
      <w:pPr>
        <w:spacing w:line="480" w:lineRule="auto"/>
        <w:contextualSpacing/>
        <w:rPr>
          <w:rFonts w:ascii="Times New Roman" w:hAnsi="Times New Roman" w:cs="Times New Roman"/>
          <w:b/>
          <w:bCs/>
        </w:rPr>
      </w:pPr>
      <w:r w:rsidRPr="00995594">
        <w:rPr>
          <w:rFonts w:ascii="Times New Roman" w:hAnsi="Times New Roman" w:cs="Times New Roman"/>
          <w:b/>
          <w:bCs/>
        </w:rPr>
        <w:t>Discussion</w:t>
      </w:r>
    </w:p>
    <w:p w14:paraId="6034A9D2" w14:textId="72CBC898" w:rsidR="00CB773E" w:rsidRDefault="00706AD7" w:rsidP="0063122C">
      <w:pPr>
        <w:spacing w:line="480" w:lineRule="auto"/>
        <w:ind w:firstLine="720"/>
        <w:contextualSpacing/>
        <w:rPr>
          <w:ins w:id="20" w:author="Benton, Deon" w:date="2025-10-25T11:22:00Z" w16du:dateUtc="2025-10-25T16:22:00Z"/>
          <w:rFonts w:ascii="Times New Roman" w:hAnsi="Times New Roman" w:cs="Times New Roman"/>
        </w:rPr>
      </w:pPr>
      <w:r w:rsidRPr="002335DD">
        <w:rPr>
          <w:rFonts w:ascii="Times New Roman" w:hAnsi="Times New Roman" w:cs="Times New Roman"/>
        </w:rPr>
        <w:t xml:space="preserve">Simulation 3 </w:t>
      </w:r>
      <w:r w:rsidR="004B3242">
        <w:rPr>
          <w:rFonts w:ascii="Times New Roman" w:hAnsi="Times New Roman" w:cs="Times New Roman"/>
        </w:rPr>
        <w:t xml:space="preserve">showed that </w:t>
      </w:r>
      <w:r w:rsidR="00A10C9F">
        <w:rPr>
          <w:rFonts w:ascii="Times New Roman" w:hAnsi="Times New Roman" w:cs="Times New Roman"/>
        </w:rPr>
        <w:t>expectations</w:t>
      </w:r>
      <w:r w:rsidR="004B3242">
        <w:rPr>
          <w:rFonts w:ascii="Times New Roman" w:hAnsi="Times New Roman" w:cs="Times New Roman"/>
        </w:rPr>
        <w:t xml:space="preserve"> of saliva sharing following comforting </w:t>
      </w:r>
      <w:r w:rsidR="00A10C9F">
        <w:rPr>
          <w:rFonts w:ascii="Times New Roman" w:hAnsi="Times New Roman" w:cs="Times New Roman"/>
        </w:rPr>
        <w:t xml:space="preserve">strengthened </w:t>
      </w:r>
      <w:r w:rsidRPr="002335DD">
        <w:rPr>
          <w:rFonts w:ascii="Times New Roman" w:hAnsi="Times New Roman" w:cs="Times New Roman"/>
        </w:rPr>
        <w:t>over</w:t>
      </w:r>
      <w:r w:rsidR="00A10C9F">
        <w:rPr>
          <w:rFonts w:ascii="Times New Roman" w:hAnsi="Times New Roman" w:cs="Times New Roman"/>
        </w:rPr>
        <w:t xml:space="preserve"> </w:t>
      </w:r>
      <w:r w:rsidRPr="002335DD">
        <w:rPr>
          <w:rFonts w:ascii="Times New Roman" w:hAnsi="Times New Roman" w:cs="Times New Roman"/>
        </w:rPr>
        <w:t xml:space="preserve">time. </w:t>
      </w:r>
      <w:r w:rsidR="00A10C9F">
        <w:rPr>
          <w:rFonts w:ascii="Times New Roman" w:hAnsi="Times New Roman" w:cs="Times New Roman"/>
        </w:rPr>
        <w:t>Because</w:t>
      </w:r>
      <w:r w:rsidR="00303FE0">
        <w:rPr>
          <w:rFonts w:ascii="Times New Roman" w:hAnsi="Times New Roman" w:cs="Times New Roman"/>
        </w:rPr>
        <w:t xml:space="preserve"> an evolutionary account predicts stable expectations, this finding offers a novel testable prediction for behavioral studies that could distinguish between associative learning and evolutionary accounts. </w:t>
      </w:r>
    </w:p>
    <w:p w14:paraId="656CD112" w14:textId="77777777" w:rsidR="005F057E" w:rsidRDefault="005F057E" w:rsidP="0063122C">
      <w:pPr>
        <w:spacing w:line="480" w:lineRule="auto"/>
        <w:ind w:firstLine="720"/>
        <w:contextualSpacing/>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7A8B26BE" w14:textId="04C707C1" w:rsidR="000C71C0" w:rsidRDefault="00BE4A98" w:rsidP="001D4496">
      <w:pPr>
        <w:spacing w:line="480" w:lineRule="auto"/>
        <w:ind w:firstLine="720"/>
        <w:contextualSpacing/>
        <w:rPr>
          <w:rFonts w:ascii="Times New Roman" w:hAnsi="Times New Roman" w:cs="Times New Roman"/>
        </w:rPr>
      </w:pPr>
      <w:r>
        <w:rPr>
          <w:rFonts w:ascii="Times New Roman" w:hAnsi="Times New Roman" w:cs="Times New Roman"/>
        </w:rPr>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w:t>
      </w:r>
      <w:r w:rsidR="00894E50">
        <w:rPr>
          <w:rFonts w:ascii="Times New Roman" w:hAnsi="Times New Roman" w:cs="Times New Roman"/>
        </w:rPr>
        <w:t>.5</w:t>
      </w:r>
      <w:r>
        <w:rPr>
          <w:rFonts w:ascii="Times New Roman" w:hAnsi="Times New Roman" w:cs="Times New Roman"/>
        </w:rPr>
        <w:t xml:space="preserve">-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w:t>
      </w:r>
      <w:r w:rsidR="000C71C0">
        <w:rPr>
          <w:rFonts w:ascii="Times New Roman" w:hAnsi="Times New Roman" w:cs="Times New Roman"/>
        </w:rPr>
        <w:t xml:space="preserve">to </w:t>
      </w:r>
      <w:r w:rsidR="00604CCF">
        <w:rPr>
          <w:rFonts w:ascii="Times New Roman" w:hAnsi="Times New Roman" w:cs="Times New Roman"/>
        </w:rPr>
        <w:t>test whether</w:t>
      </w:r>
      <w:r w:rsidR="00DC18A0">
        <w:rPr>
          <w:rFonts w:ascii="Times New Roman" w:hAnsi="Times New Roman" w:cs="Times New Roman"/>
        </w:rPr>
        <w:t xml:space="preserve"> a computational instantiation of</w:t>
      </w:r>
      <w:r w:rsidR="00604CCF">
        <w:rPr>
          <w:rFonts w:ascii="Times New Roman" w:hAnsi="Times New Roman" w:cs="Times New Roman"/>
        </w:rPr>
        <w:t xml:space="preserve"> this account</w:t>
      </w:r>
      <w:r w:rsidR="00DC18A0">
        <w:rPr>
          <w:rFonts w:ascii="Times New Roman" w:hAnsi="Times New Roman" w:cs="Times New Roman"/>
        </w:rPr>
        <w:t xml:space="preserve"> </w:t>
      </w:r>
      <w:r w:rsidR="00604CCF">
        <w:rPr>
          <w:rFonts w:ascii="Times New Roman" w:hAnsi="Times New Roman" w:cs="Times New Roman"/>
        </w:rPr>
        <w:t xml:space="preserve">could explain </w:t>
      </w:r>
      <w:r w:rsidR="00AD46D5">
        <w:rPr>
          <w:rFonts w:ascii="Times New Roman" w:hAnsi="Times New Roman" w:cs="Times New Roman"/>
        </w:rPr>
        <w:t xml:space="preserve">them. </w:t>
      </w:r>
      <w:r w:rsidR="008254FF">
        <w:rPr>
          <w:rFonts w:ascii="Times New Roman" w:hAnsi="Times New Roman" w:cs="Times New Roman"/>
        </w:rPr>
        <w:t xml:space="preserve">Simulation 1 </w:t>
      </w:r>
      <w:r w:rsidR="001D4496">
        <w:rPr>
          <w:rFonts w:ascii="Times New Roman" w:hAnsi="Times New Roman" w:cs="Times New Roman"/>
        </w:rPr>
        <w:t xml:space="preserve">showed </w:t>
      </w:r>
      <w:r w:rsidR="008254FF">
        <w:rPr>
          <w:rFonts w:ascii="Times New Roman" w:hAnsi="Times New Roman" w:cs="Times New Roman"/>
        </w:rPr>
        <w:t xml:space="preserve">that </w:t>
      </w:r>
      <w:r w:rsidR="001D4496">
        <w:rPr>
          <w:rFonts w:ascii="Times New Roman" w:hAnsi="Times New Roman" w:cs="Times New Roman"/>
        </w:rPr>
        <w:t xml:space="preserve">an associative learning </w:t>
      </w:r>
      <w:r w:rsidR="008254FF">
        <w:rPr>
          <w:rFonts w:ascii="Times New Roman" w:hAnsi="Times New Roman" w:cs="Times New Roman"/>
        </w:rPr>
        <w:t xml:space="preserve">account </w:t>
      </w:r>
      <w:r w:rsidR="001D4496">
        <w:rPr>
          <w:rFonts w:ascii="Times New Roman" w:hAnsi="Times New Roman" w:cs="Times New Roman"/>
        </w:rPr>
        <w:t xml:space="preserve">that links saliva sharing to comforting via a common representation </w:t>
      </w:r>
      <w:r w:rsidR="008254FF">
        <w:rPr>
          <w:rFonts w:ascii="Times New Roman" w:hAnsi="Times New Roman" w:cs="Times New Roman"/>
        </w:rPr>
        <w:t xml:space="preserve">was sufficient to explain infants’ looking behavior in Thomas et al. (2022). </w:t>
      </w:r>
      <w:r w:rsidR="00DC18A0">
        <w:rPr>
          <w:rFonts w:ascii="Times New Roman" w:hAnsi="Times New Roman" w:cs="Times New Roman"/>
        </w:rPr>
        <w:t>Simulation 2 extended this simulation by showing that</w:t>
      </w:r>
      <w:r w:rsidR="008254FF">
        <w:rPr>
          <w:rFonts w:ascii="Times New Roman" w:hAnsi="Times New Roman" w:cs="Times New Roman"/>
        </w:rPr>
        <w:t xml:space="preserve"> expectations of saliva sharing and comforting </w:t>
      </w:r>
      <w:r w:rsidR="00DC18A0">
        <w:rPr>
          <w:rFonts w:ascii="Times New Roman" w:hAnsi="Times New Roman" w:cs="Times New Roman"/>
        </w:rPr>
        <w:t xml:space="preserve">could be </w:t>
      </w:r>
      <w:r w:rsidR="008254FF">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882B82">
        <w:rPr>
          <w:rFonts w:ascii="Times New Roman" w:hAnsi="Times New Roman" w:cs="Times New Roman"/>
          <w:color w:val="000000" w:themeColor="text1"/>
        </w:rPr>
        <w:t>Simulation 3 showed that</w:t>
      </w:r>
      <w:r w:rsidR="001D4496">
        <w:rPr>
          <w:rFonts w:ascii="Times New Roman" w:hAnsi="Times New Roman" w:cs="Times New Roman"/>
          <w:color w:val="000000" w:themeColor="text1"/>
        </w:rPr>
        <w:t xml:space="preserve"> an associative learning account predicts that the</w:t>
      </w:r>
      <w:r w:rsidR="00882B82">
        <w:rPr>
          <w:rFonts w:ascii="Times New Roman" w:hAnsi="Times New Roman" w:cs="Times New Roman"/>
          <w:color w:val="000000" w:themeColor="text1"/>
        </w:rPr>
        <w:t xml:space="preserve"> strength of these expectations </w:t>
      </w:r>
      <w:r w:rsidR="001D4496">
        <w:rPr>
          <w:rFonts w:ascii="Times New Roman" w:hAnsi="Times New Roman" w:cs="Times New Roman"/>
          <w:color w:val="000000" w:themeColor="text1"/>
        </w:rPr>
        <w:t xml:space="preserve">will </w:t>
      </w:r>
      <w:r w:rsidR="00882B82">
        <w:rPr>
          <w:rFonts w:ascii="Times New Roman" w:hAnsi="Times New Roman" w:cs="Times New Roman"/>
          <w:color w:val="000000" w:themeColor="text1"/>
        </w:rPr>
        <w:t xml:space="preserve">increase over time.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lastRenderedPageBreak/>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7AB7C80A"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meaning of saliva sharing </w:t>
      </w:r>
      <w:r w:rsidR="009D6067">
        <w:rPr>
          <w:rFonts w:ascii="Times New Roman" w:hAnsi="Times New Roman" w:cs="Times New Roman"/>
        </w:rPr>
        <w:t xml:space="preserve">necessarily </w:t>
      </w:r>
      <w:r w:rsidR="0080070C">
        <w:rPr>
          <w:rFonts w:ascii="Times New Roman" w:hAnsi="Times New Roman" w:cs="Times New Roman"/>
        </w:rPr>
        <w:t>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w:t>
      </w:r>
      <w:r w:rsidR="005F057E">
        <w:rPr>
          <w:rFonts w:ascii="Times New Roman" w:hAnsi="Times New Roman" w:cs="Times New Roman"/>
        </w:rPr>
        <w:t>infants use</w:t>
      </w:r>
      <w:r w:rsidR="00C31592">
        <w:rPr>
          <w:rFonts w:ascii="Times New Roman" w:hAnsi="Times New Roman" w:cs="Times New Roman"/>
        </w:rPr>
        <w:t xml:space="preserve"> saliva sharing as a predictor of comforting</w:t>
      </w:r>
      <w:r w:rsidR="00A22E4D">
        <w:rPr>
          <w:rFonts w:ascii="Times New Roman" w:hAnsi="Times New Roman" w:cs="Times New Roman"/>
        </w:rPr>
        <w:t xml:space="preserve"> and this </w:t>
      </w:r>
      <w:r w:rsidR="001D4496">
        <w:rPr>
          <w:rFonts w:ascii="Times New Roman" w:hAnsi="Times New Roman" w:cs="Times New Roman"/>
        </w:rPr>
        <w:t>expectation</w:t>
      </w:r>
      <w:r w:rsidR="00A22E4D">
        <w:rPr>
          <w:rFonts w:ascii="Times New Roman" w:hAnsi="Times New Roman" w:cs="Times New Roman"/>
        </w:rPr>
        <w:t xml:space="preserve"> increases in strength over time</w:t>
      </w:r>
      <w:r w:rsidR="005B78DB">
        <w:rPr>
          <w:rFonts w:ascii="Times New Roman" w:hAnsi="Times New Roman" w:cs="Times New Roman"/>
        </w:rPr>
        <w:t xml:space="preserve">, this </w:t>
      </w:r>
      <w:proofErr w:type="gramStart"/>
      <w:r w:rsidR="005B78DB">
        <w:rPr>
          <w:rFonts w:ascii="Times New Roman" w:hAnsi="Times New Roman" w:cs="Times New Roman"/>
        </w:rPr>
        <w:t>would suggest</w:t>
      </w:r>
      <w:proofErr w:type="gramEnd"/>
      <w:r w:rsidR="005B78DB">
        <w:rPr>
          <w:rFonts w:ascii="Times New Roman" w:hAnsi="Times New Roman" w:cs="Times New Roman"/>
        </w:rPr>
        <w:t xml:space="preserve"> that </w:t>
      </w:r>
      <w:r w:rsidR="001D4496">
        <w:rPr>
          <w:rFonts w:ascii="Times New Roman" w:hAnsi="Times New Roman" w:cs="Times New Roman"/>
        </w:rPr>
        <w:t xml:space="preserve">infants rely </w:t>
      </w:r>
      <w:r w:rsidR="00C31592">
        <w:rPr>
          <w:rFonts w:ascii="Times New Roman" w:hAnsi="Times New Roman" w:cs="Times New Roman"/>
        </w:rPr>
        <w:t>on associative learning</w:t>
      </w:r>
      <w:r w:rsidR="001D4496">
        <w:rPr>
          <w:rFonts w:ascii="Times New Roman" w:hAnsi="Times New Roman" w:cs="Times New Roman"/>
        </w:rPr>
        <w:t xml:space="preserve"> </w:t>
      </w:r>
      <w:r w:rsidR="00CE078B">
        <w:rPr>
          <w:rFonts w:ascii="Times New Roman" w:hAnsi="Times New Roman" w:cs="Times New Roman"/>
        </w:rPr>
        <w:t xml:space="preserve">to </w:t>
      </w:r>
      <w:r w:rsidR="001D4496">
        <w:rPr>
          <w:rFonts w:ascii="Times New Roman" w:hAnsi="Times New Roman" w:cs="Times New Roman"/>
        </w:rPr>
        <w:t>detect relationship thickness</w:t>
      </w:r>
      <w:r w:rsidR="005B78DB">
        <w:rPr>
          <w:rFonts w:ascii="Times New Roman" w:hAnsi="Times New Roman" w:cs="Times New Roman"/>
        </w:rPr>
        <w:t xml:space="preserve">. </w:t>
      </w:r>
      <w:r w:rsidR="0065150E">
        <w:rPr>
          <w:rFonts w:ascii="Times New Roman" w:hAnsi="Times New Roman" w:cs="Times New Roman"/>
        </w:rPr>
        <w:t xml:space="preserve">A promising avenue for future research will be to test </w:t>
      </w:r>
      <w:r w:rsidR="00045FB9">
        <w:rPr>
          <w:rFonts w:ascii="Times New Roman" w:hAnsi="Times New Roman" w:cs="Times New Roman"/>
        </w:rPr>
        <w:t>these predictions</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5E82DE80"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 xml:space="preserve">show </w:t>
      </w:r>
      <w:r w:rsidRPr="00C8123F">
        <w:rPr>
          <w:rFonts w:ascii="Times New Roman" w:hAnsi="Times New Roman" w:cs="Times New Roman"/>
        </w:rPr>
        <w:t xml:space="preserve">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4"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5"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6"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7" w:history="1">
        <w:r w:rsidRPr="00C00E9B">
          <w:rPr>
            <w:rStyle w:val="Hyperlink"/>
            <w:rFonts w:ascii="Times New Roman" w:hAnsi="Times New Roman" w:cs="Times New Roman"/>
          </w:rPr>
          <w:t>https://doi.org/10.1098/rsos.240229</w:t>
        </w:r>
      </w:hyperlink>
    </w:p>
    <w:p w14:paraId="1AB2604B" w14:textId="18A81150" w:rsidR="005F4F87" w:rsidRDefault="005F4F87" w:rsidP="005F4F87">
      <w:pPr>
        <w:spacing w:line="480" w:lineRule="auto"/>
        <w:ind w:left="720" w:hanging="720"/>
      </w:pPr>
      <w:r w:rsidRPr="005F4F87">
        <w:rPr>
          <w:rFonts w:ascii="Times New Roman" w:hAnsi="Times New Roman" w:cs="Times New Roman"/>
        </w:rPr>
        <w:t xml:space="preserve">Cohen, L. B., Chaput, H. H., &amp; Cashon, C. H. (2002). A constructivist model of infant cognition. Cognitive Development, 17(3-4), 1323-1343. </w:t>
      </w:r>
      <w:hyperlink r:id="rId18" w:history="1">
        <w:r w:rsidRPr="00C00E9B">
          <w:rPr>
            <w:rStyle w:val="Hyperlink"/>
            <w:rFonts w:ascii="Times New Roman" w:hAnsi="Times New Roman" w:cs="Times New Roman"/>
          </w:rPr>
          <w:t>https://doi.org/10.1016/S0885-2014(02)00124-7</w:t>
        </w:r>
      </w:hyperlink>
    </w:p>
    <w:p w14:paraId="3621ABE5" w14:textId="723A7DB3" w:rsidR="00CE078B" w:rsidRDefault="00CE078B" w:rsidP="00CE078B">
      <w:pPr>
        <w:spacing w:line="480" w:lineRule="auto"/>
        <w:ind w:left="720" w:hanging="720"/>
        <w:rPr>
          <w:rFonts w:ascii="Times New Roman" w:hAnsi="Times New Roman" w:cs="Times New Roman"/>
        </w:rPr>
      </w:pPr>
      <w:r w:rsidRPr="00CE078B">
        <w:rPr>
          <w:rFonts w:ascii="Times New Roman" w:hAnsi="Times New Roman" w:cs="Times New Roman" w:hint="eastAsia"/>
        </w:rPr>
        <w:t>Káldy, Z., &amp; Leslie, A. M. (2003). Identification of objects in 9</w:t>
      </w:r>
      <w:r w:rsidRPr="00CE078B">
        <w:rPr>
          <w:rFonts w:ascii="Times New Roman" w:hAnsi="Times New Roman" w:cs="Times New Roman" w:hint="eastAsia"/>
        </w:rPr>
        <w:t>‐</w:t>
      </w:r>
      <w:r w:rsidRPr="00CE078B">
        <w:rPr>
          <w:rFonts w:ascii="Times New Roman" w:hAnsi="Times New Roman" w:cs="Times New Roman" w:hint="eastAsia"/>
        </w:rPr>
        <w:t>month</w:t>
      </w:r>
      <w:r w:rsidRPr="00CE078B">
        <w:rPr>
          <w:rFonts w:ascii="Times New Roman" w:hAnsi="Times New Roman" w:cs="Times New Roman" w:hint="eastAsia"/>
        </w:rPr>
        <w:t>‐</w:t>
      </w:r>
      <w:r w:rsidRPr="00CE078B">
        <w:rPr>
          <w:rFonts w:ascii="Times New Roman" w:hAnsi="Times New Roman" w:cs="Times New Roman" w:hint="eastAsia"/>
        </w:rPr>
        <w:t xml:space="preserve">old infants </w:t>
      </w:r>
      <w:proofErr w:type="gramStart"/>
      <w:r w:rsidRPr="00CE078B">
        <w:rPr>
          <w:rFonts w:ascii="Times New Roman" w:hAnsi="Times New Roman" w:cs="Times New Roman" w:hint="eastAsia"/>
        </w:rPr>
        <w:t>integrating</w:t>
      </w:r>
      <w:r w:rsidRPr="00CE078B">
        <w:rPr>
          <w:rFonts w:ascii="Times New Roman" w:hAnsi="Times New Roman" w:cs="Times New Roman" w:hint="eastAsia"/>
        </w:rPr>
        <w:t>‘</w:t>
      </w:r>
      <w:proofErr w:type="gramEnd"/>
      <w:r w:rsidRPr="00CE078B">
        <w:rPr>
          <w:rFonts w:ascii="Times New Roman" w:hAnsi="Times New Roman" w:cs="Times New Roman" w:hint="eastAsia"/>
        </w:rPr>
        <w:t>what</w:t>
      </w:r>
      <w:r w:rsidRPr="00CE078B">
        <w:rPr>
          <w:rFonts w:ascii="Times New Roman" w:hAnsi="Times New Roman" w:cs="Times New Roman" w:hint="eastAsia"/>
        </w:rPr>
        <w:t>’</w:t>
      </w:r>
      <w:r w:rsidRPr="00CE078B">
        <w:rPr>
          <w:rFonts w:ascii="Times New Roman" w:hAnsi="Times New Roman" w:cs="Times New Roman" w:hint="eastAsia"/>
        </w:rPr>
        <w:t xml:space="preserve">and </w:t>
      </w:r>
      <w:r w:rsidRPr="00CE078B">
        <w:rPr>
          <w:rFonts w:ascii="Times New Roman" w:hAnsi="Times New Roman" w:cs="Times New Roman" w:hint="eastAsia"/>
        </w:rPr>
        <w:t>‘</w:t>
      </w:r>
      <w:r w:rsidRPr="00CE078B">
        <w:rPr>
          <w:rFonts w:ascii="Times New Roman" w:hAnsi="Times New Roman" w:cs="Times New Roman" w:hint="eastAsia"/>
        </w:rPr>
        <w:t>where</w:t>
      </w:r>
      <w:r w:rsidRPr="00CE078B">
        <w:rPr>
          <w:rFonts w:ascii="Times New Roman" w:hAnsi="Times New Roman" w:cs="Times New Roman" w:hint="eastAsia"/>
        </w:rPr>
        <w:t>’</w:t>
      </w:r>
      <w:r w:rsidRPr="00CE078B">
        <w:rPr>
          <w:rFonts w:ascii="Times New Roman" w:hAnsi="Times New Roman" w:cs="Times New Roman" w:hint="eastAsia"/>
        </w:rPr>
        <w:t xml:space="preserve">information. Developmental Science, 6(3), 360-373. </w:t>
      </w:r>
      <w:hyperlink r:id="rId19" w:history="1">
        <w:r w:rsidRPr="009D70A5">
          <w:rPr>
            <w:rStyle w:val="Hyperlink"/>
            <w:rFonts w:ascii="Times New Roman" w:hAnsi="Times New Roman" w:cs="Times New Roman" w:hint="eastAsia"/>
          </w:rPr>
          <w:t>https://doi.org/10.1111/1467-7687.00290</w:t>
        </w:r>
      </w:hyperlink>
    </w:p>
    <w:p w14:paraId="4420C8DC" w14:textId="70E176FD" w:rsidR="005F4F87" w:rsidRPr="005F4F87" w:rsidRDefault="005F4F87" w:rsidP="00CE078B">
      <w:pPr>
        <w:spacing w:line="480" w:lineRule="auto"/>
        <w:rPr>
          <w:rFonts w:ascii="Times New Roman" w:hAnsi="Times New Roman" w:cs="Times New Roman"/>
        </w:rPr>
      </w:pPr>
    </w:p>
    <w:p w14:paraId="31E397E2" w14:textId="27885B98" w:rsidR="005F4F87" w:rsidRPr="005F4F87" w:rsidRDefault="005F4F87" w:rsidP="00CE078B">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20"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21"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22"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3"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4"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5"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6"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7"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8"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9"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30"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31"/>
      <w:headerReference w:type="first" r:id="rId3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ch, Justine" w:date="2025-10-31T13:34:00Z" w:initials="JH">
    <w:p w14:paraId="56ADF6FE" w14:textId="77777777" w:rsidR="007F2732" w:rsidRDefault="007F2732" w:rsidP="007F2732">
      <w:r>
        <w:rPr>
          <w:rStyle w:val="CommentReference"/>
        </w:rPr>
        <w:annotationRef/>
      </w:r>
      <w:r>
        <w:rPr>
          <w:sz w:val="20"/>
          <w:szCs w:val="20"/>
        </w:rPr>
        <w:t xml:space="preserve">maybe this is my issue? is this right? are both people labeled as saliva sharers or just one? </w:t>
      </w:r>
    </w:p>
  </w:comment>
  <w:comment w:id="2" w:author="detbenton1991@gmail.com" w:date="2025-10-31T23:31:00Z" w:initials="d">
    <w:p w14:paraId="1C7F8219" w14:textId="77777777" w:rsidR="00581DFD" w:rsidRDefault="00581DFD" w:rsidP="00581DFD">
      <w:pPr>
        <w:pStyle w:val="CommentText"/>
      </w:pPr>
      <w:r>
        <w:rPr>
          <w:rStyle w:val="CommentReference"/>
        </w:rPr>
        <w:annotationRef/>
      </w:r>
      <w:r>
        <w:t>Both, because they are both involved in a saliva sharing event, and saliva sharing itself is reciprocal.</w:t>
      </w:r>
    </w:p>
  </w:comment>
  <w:comment w:id="6" w:author="Hoch, Justine" w:date="2025-10-31T13:35:00Z" w:initials="JH">
    <w:p w14:paraId="022D77CE" w14:textId="615DD8E4" w:rsidR="007F2732" w:rsidRDefault="007F2732" w:rsidP="007F2732">
      <w:r>
        <w:rPr>
          <w:rStyle w:val="CommentReference"/>
        </w:rPr>
        <w:annotationRef/>
      </w:r>
      <w:r>
        <w:rPr>
          <w:sz w:val="20"/>
          <w:szCs w:val="20"/>
        </w:rPr>
        <w:t xml:space="preserve">could this just be sharing only? </w:t>
      </w:r>
    </w:p>
  </w:comment>
  <w:comment w:id="7" w:author="detbenton1991@gmail.com" w:date="2025-10-31T23:31:00Z" w:initials="d">
    <w:p w14:paraId="04048F7D" w14:textId="77777777" w:rsidR="00581DFD" w:rsidRDefault="00581DFD" w:rsidP="00581DFD">
      <w:pPr>
        <w:pStyle w:val="CommentText"/>
      </w:pPr>
      <w:r>
        <w:rPr>
          <w:rStyle w:val="CommentReference"/>
        </w:rPr>
        <w:annotationRef/>
      </w:r>
      <w:r>
        <w:t>Could be but I’d imagine that a reviewer could be confused without the modifier (and might mistakenly think saliva sharing)</w:t>
      </w:r>
    </w:p>
  </w:comment>
  <w:comment w:id="8" w:author="Hoch, Justine" w:date="2025-10-31T13:37:00Z" w:initials="JH">
    <w:p w14:paraId="709588F0" w14:textId="32475E0E" w:rsidR="007F2732" w:rsidRDefault="007F2732" w:rsidP="007F2732">
      <w:r>
        <w:rPr>
          <w:rStyle w:val="CommentReference"/>
        </w:rPr>
        <w:annotationRef/>
      </w:r>
      <w:r>
        <w:rPr>
          <w:sz w:val="20"/>
          <w:szCs w:val="20"/>
        </w:rPr>
        <w:t xml:space="preserve">I think i might be getting the identities and actions confused in this table because Saliva Sharing (identity) has the same name as Saliva sharing (action) </w:t>
      </w:r>
    </w:p>
    <w:p w14:paraId="33B35739" w14:textId="77777777" w:rsidR="007F2732" w:rsidRDefault="007F2732" w:rsidP="007F2732"/>
    <w:p w14:paraId="5319940E" w14:textId="77777777" w:rsidR="007F2732" w:rsidRDefault="007F2732" w:rsidP="007F2732">
      <w:r>
        <w:rPr>
          <w:sz w:val="20"/>
          <w:szCs w:val="20"/>
        </w:rPr>
        <w:t xml:space="preserve">is there another way we can call them? or another way to separate the identities + actions in this table? </w:t>
      </w:r>
    </w:p>
  </w:comment>
  <w:comment w:id="9" w:author="detbenton1991@gmail.com" w:date="2025-10-31T23:30:00Z" w:initials="d">
    <w:p w14:paraId="7FC6E91F" w14:textId="77777777" w:rsidR="00581DFD" w:rsidRDefault="00581DFD" w:rsidP="00581DFD">
      <w:pPr>
        <w:pStyle w:val="CommentText"/>
      </w:pPr>
      <w:r>
        <w:rPr>
          <w:rStyle w:val="CommentReference"/>
        </w:rPr>
        <w:annotationRef/>
      </w:r>
      <w:r>
        <w:t xml:space="preserve">I’m confused because I use the gerund to denote actions and nouns to denote identity. What should be done to make things clearer? </w:t>
      </w:r>
    </w:p>
  </w:comment>
  <w:comment w:id="10" w:author="Hoch, Justine" w:date="2025-10-16T16:01:00Z" w:initials="JH">
    <w:p w14:paraId="73196E92" w14:textId="08888AC4" w:rsidR="00F63706" w:rsidRDefault="00F63706" w:rsidP="00F63706">
      <w:r>
        <w:rPr>
          <w:rStyle w:val="CommentReference"/>
        </w:rPr>
        <w:annotationRef/>
      </w:r>
      <w:r>
        <w:rPr>
          <w:sz w:val="20"/>
          <w:szCs w:val="20"/>
        </w:rPr>
        <w:t xml:space="preserve">can you have comfort without distress? </w:t>
      </w:r>
    </w:p>
  </w:comment>
  <w:comment w:id="11" w:author="Benton, Deon" w:date="2025-10-24T15:45:00Z" w:initials="DB">
    <w:p w14:paraId="1544DEAE" w14:textId="77777777" w:rsidR="008B0729" w:rsidRDefault="008B0729" w:rsidP="008B0729">
      <w:pPr>
        <w:pStyle w:val="CommentText"/>
      </w:pPr>
      <w:r>
        <w:rPr>
          <w:rStyle w:val="CommentReference"/>
        </w:rPr>
        <w:annotationRef/>
      </w:r>
      <w:r>
        <w:t>The model did not experience comfort without distress, which doesn’t make much sense if you think about it. Why comfort if not distressed?</w:t>
      </w:r>
    </w:p>
  </w:comment>
  <w:comment w:id="12" w:author="Hoch, Justine" w:date="2025-10-27T16:42:00Z" w:initials="JH">
    <w:p w14:paraId="578BE83A" w14:textId="77777777" w:rsidR="009921A1" w:rsidRDefault="009921A1" w:rsidP="009921A1">
      <w:r>
        <w:rPr>
          <w:rStyle w:val="CommentReference"/>
        </w:rPr>
        <w:annotationRef/>
      </w:r>
      <w:r>
        <w:rPr>
          <w:sz w:val="20"/>
          <w:szCs w:val="20"/>
        </w:rPr>
        <w:t xml:space="preserve">I think I am confused because sometimes Comfort appears on this list  with distress and without distress. </w:t>
      </w:r>
    </w:p>
  </w:comment>
  <w:comment w:id="16" w:author="Hoch, Justine" w:date="2025-10-31T13:53:00Z" w:initials="JH">
    <w:p w14:paraId="4D2BC1A4" w14:textId="77777777" w:rsidR="001A5F46" w:rsidRDefault="001A5F46" w:rsidP="001A5F46">
      <w:r>
        <w:rPr>
          <w:rStyle w:val="CommentReference"/>
        </w:rPr>
        <w:annotationRef/>
      </w:r>
      <w:r>
        <w:rPr>
          <w:sz w:val="20"/>
          <w:szCs w:val="20"/>
        </w:rPr>
        <w:t>wondering if we should label familiarization epoch somewhere (5/10) I forgot this was a thing and was confused by the graph</w:t>
      </w:r>
    </w:p>
  </w:comment>
  <w:comment w:id="17" w:author="detbenton1991@gmail.com" w:date="2025-10-31T23:34:00Z" w:initials="d">
    <w:p w14:paraId="6057C42E" w14:textId="77777777" w:rsidR="00CE078B" w:rsidRDefault="00CE078B" w:rsidP="00CE078B">
      <w:pPr>
        <w:pStyle w:val="CommentText"/>
      </w:pPr>
      <w:r>
        <w:rPr>
          <w:rStyle w:val="CommentReference"/>
        </w:rPr>
        <w:annotationRef/>
      </w:r>
      <w:r>
        <w:t>We do, in Sim 1. But I’ve made it even clearer there. Ok with it now?</w:t>
      </w:r>
    </w:p>
  </w:comment>
  <w:comment w:id="18" w:author="Hoch, Justine" w:date="2025-10-31T14:01:00Z" w:initials="JH">
    <w:p w14:paraId="5F0D090D" w14:textId="35B9B0F9" w:rsidR="00113FEB" w:rsidRDefault="00113FEB" w:rsidP="00113FEB">
      <w:r>
        <w:rPr>
          <w:rStyle w:val="CommentReference"/>
        </w:rPr>
        <w:annotationRef/>
      </w:r>
      <w:r>
        <w:rPr>
          <w:sz w:val="20"/>
          <w:szCs w:val="20"/>
        </w:rPr>
        <w:t xml:space="preserve">possibly stupid question: should we worry about the fact that there is still a difference for the youngest network? Like does that make it seem like the knowledge about saliva being linked to comfort is innate? I guess this would be quite dumb because it wasn't built into the model and so could not be innate </w:t>
      </w:r>
    </w:p>
  </w:comment>
  <w:comment w:id="19" w:author="detbenton1991@gmail.com" w:date="2025-10-31T23:16:00Z" w:initials="d">
    <w:p w14:paraId="5B706D8F" w14:textId="77777777" w:rsidR="001340A7" w:rsidRDefault="001340A7" w:rsidP="001340A7">
      <w:pPr>
        <w:pStyle w:val="CommentText"/>
      </w:pPr>
      <w:r>
        <w:rPr>
          <w:rStyle w:val="CommentReference"/>
        </w:rPr>
        <w:annotationRef/>
      </w:r>
      <w:r>
        <w:t>That was a reporting mistake on my report. Thanks for noting this. It’s fixed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DF6FE" w15:done="0"/>
  <w15:commentEx w15:paraId="1C7F8219" w15:paraIdParent="56ADF6FE" w15:done="0"/>
  <w15:commentEx w15:paraId="022D77CE" w15:done="0"/>
  <w15:commentEx w15:paraId="04048F7D" w15:paraIdParent="022D77CE" w15:done="0"/>
  <w15:commentEx w15:paraId="5319940E" w15:done="0"/>
  <w15:commentEx w15:paraId="7FC6E91F" w15:paraIdParent="5319940E" w15:done="0"/>
  <w15:commentEx w15:paraId="73196E92" w15:done="0"/>
  <w15:commentEx w15:paraId="1544DEAE" w15:paraIdParent="73196E92" w15:done="0"/>
  <w15:commentEx w15:paraId="578BE83A" w15:paraIdParent="73196E92" w15:done="0"/>
  <w15:commentEx w15:paraId="4D2BC1A4" w15:done="0"/>
  <w15:commentEx w15:paraId="6057C42E" w15:paraIdParent="4D2BC1A4" w15:done="0"/>
  <w15:commentEx w15:paraId="5F0D090D" w15:done="0"/>
  <w15:commentEx w15:paraId="5B706D8F" w15:paraIdParent="5F0D09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BDA34" w16cex:dateUtc="2025-10-31T18:34:00Z"/>
  <w16cex:commentExtensible w16cex:durableId="2EB8AFD7" w16cex:dateUtc="2025-11-01T04:31:00Z"/>
  <w16cex:commentExtensible w16cex:durableId="6D7FB65F" w16cex:dateUtc="2025-10-31T18:35:00Z"/>
  <w16cex:commentExtensible w16cex:durableId="2FB72297" w16cex:dateUtc="2025-11-01T04:31:00Z"/>
  <w16cex:commentExtensible w16cex:durableId="0118B7A6" w16cex:dateUtc="2025-10-31T18:37:00Z"/>
  <w16cex:commentExtensible w16cex:durableId="15F4C3B6" w16cex:dateUtc="2025-11-01T04:30:00Z"/>
  <w16cex:commentExtensible w16cex:durableId="4237D9D9" w16cex:dateUtc="2025-10-16T21:01:00Z"/>
  <w16cex:commentExtensible w16cex:durableId="31E42085" w16cex:dateUtc="2025-10-24T20:45:00Z"/>
  <w16cex:commentExtensible w16cex:durableId="3FD998C6" w16cex:dateUtc="2025-10-27T21:42:00Z"/>
  <w16cex:commentExtensible w16cex:durableId="621A3F44" w16cex:dateUtc="2025-10-31T18:53:00Z"/>
  <w16cex:commentExtensible w16cex:durableId="04763E44" w16cex:dateUtc="2025-11-01T04:34:00Z"/>
  <w16cex:commentExtensible w16cex:durableId="595671F5" w16cex:dateUtc="2025-10-31T19:01:00Z"/>
  <w16cex:commentExtensible w16cex:durableId="6D286B5E" w16cex:dateUtc="2025-11-01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DF6FE" w16cid:durableId="5E4BDA34"/>
  <w16cid:commentId w16cid:paraId="1C7F8219" w16cid:durableId="2EB8AFD7"/>
  <w16cid:commentId w16cid:paraId="022D77CE" w16cid:durableId="6D7FB65F"/>
  <w16cid:commentId w16cid:paraId="04048F7D" w16cid:durableId="2FB72297"/>
  <w16cid:commentId w16cid:paraId="5319940E" w16cid:durableId="0118B7A6"/>
  <w16cid:commentId w16cid:paraId="7FC6E91F" w16cid:durableId="15F4C3B6"/>
  <w16cid:commentId w16cid:paraId="73196E92" w16cid:durableId="4237D9D9"/>
  <w16cid:commentId w16cid:paraId="1544DEAE" w16cid:durableId="31E42085"/>
  <w16cid:commentId w16cid:paraId="578BE83A" w16cid:durableId="3FD998C6"/>
  <w16cid:commentId w16cid:paraId="4D2BC1A4" w16cid:durableId="621A3F44"/>
  <w16cid:commentId w16cid:paraId="6057C42E" w16cid:durableId="04763E44"/>
  <w16cid:commentId w16cid:paraId="5F0D090D" w16cid:durableId="595671F5"/>
  <w16cid:commentId w16cid:paraId="5B706D8F" w16cid:durableId="6D286B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CF1A" w14:textId="77777777" w:rsidR="002B0739" w:rsidRDefault="002B0739">
      <w:pPr>
        <w:spacing w:after="0" w:line="240" w:lineRule="auto"/>
      </w:pPr>
      <w:r>
        <w:separator/>
      </w:r>
    </w:p>
  </w:endnote>
  <w:endnote w:type="continuationSeparator" w:id="0">
    <w:p w14:paraId="15FE0B9B" w14:textId="77777777" w:rsidR="002B0739" w:rsidRDefault="002B0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FDDB" w14:textId="77777777" w:rsidR="002B0739" w:rsidRDefault="002B0739">
      <w:pPr>
        <w:spacing w:after="0" w:line="240" w:lineRule="auto"/>
      </w:pPr>
      <w:r>
        <w:separator/>
      </w:r>
    </w:p>
  </w:footnote>
  <w:footnote w:type="continuationSeparator" w:id="0">
    <w:p w14:paraId="5B5C1EED" w14:textId="77777777" w:rsidR="002B0739" w:rsidRDefault="002B0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ch, Justine">
    <w15:presenceInfo w15:providerId="AD" w15:userId="S::justine.hoch.1@vanderbilt.edu::1a520f61-a71e-4e12-b9eb-1dfffea4d341"/>
  </w15:person>
  <w15:person w15:author="detbenton1991@gmail.com">
    <w15:presenceInfo w15:providerId="Windows Live" w15:userId="2f872c0085ca5aa3"/>
  </w15:person>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2D8F"/>
    <w:rsid w:val="00034F4F"/>
    <w:rsid w:val="000355C4"/>
    <w:rsid w:val="000368FB"/>
    <w:rsid w:val="00043690"/>
    <w:rsid w:val="00045FB9"/>
    <w:rsid w:val="000655DD"/>
    <w:rsid w:val="00072A11"/>
    <w:rsid w:val="00073AAC"/>
    <w:rsid w:val="00075C7F"/>
    <w:rsid w:val="00075D4D"/>
    <w:rsid w:val="00077A55"/>
    <w:rsid w:val="00091B4B"/>
    <w:rsid w:val="00092624"/>
    <w:rsid w:val="00097B23"/>
    <w:rsid w:val="000A62DE"/>
    <w:rsid w:val="000B4991"/>
    <w:rsid w:val="000C5877"/>
    <w:rsid w:val="000C6522"/>
    <w:rsid w:val="000C6B49"/>
    <w:rsid w:val="000C71C0"/>
    <w:rsid w:val="000E0934"/>
    <w:rsid w:val="000E70E0"/>
    <w:rsid w:val="000F1636"/>
    <w:rsid w:val="000F454F"/>
    <w:rsid w:val="001101E1"/>
    <w:rsid w:val="00113FEB"/>
    <w:rsid w:val="001152B0"/>
    <w:rsid w:val="001212B3"/>
    <w:rsid w:val="00127554"/>
    <w:rsid w:val="0013375A"/>
    <w:rsid w:val="001340A7"/>
    <w:rsid w:val="00136405"/>
    <w:rsid w:val="001501A1"/>
    <w:rsid w:val="00156EF7"/>
    <w:rsid w:val="00161ACE"/>
    <w:rsid w:val="001654E4"/>
    <w:rsid w:val="001660C9"/>
    <w:rsid w:val="001862BC"/>
    <w:rsid w:val="00192A04"/>
    <w:rsid w:val="0019514F"/>
    <w:rsid w:val="001A5F46"/>
    <w:rsid w:val="001A7165"/>
    <w:rsid w:val="001D380C"/>
    <w:rsid w:val="001D4496"/>
    <w:rsid w:val="001D4882"/>
    <w:rsid w:val="001D50B4"/>
    <w:rsid w:val="001E15B9"/>
    <w:rsid w:val="001E214E"/>
    <w:rsid w:val="001E2C07"/>
    <w:rsid w:val="001F2A81"/>
    <w:rsid w:val="00200CF9"/>
    <w:rsid w:val="00204765"/>
    <w:rsid w:val="0020778B"/>
    <w:rsid w:val="0021246C"/>
    <w:rsid w:val="0021606A"/>
    <w:rsid w:val="00222975"/>
    <w:rsid w:val="00236717"/>
    <w:rsid w:val="00242069"/>
    <w:rsid w:val="00243045"/>
    <w:rsid w:val="00247F3E"/>
    <w:rsid w:val="002527BE"/>
    <w:rsid w:val="00287FC4"/>
    <w:rsid w:val="00294F7A"/>
    <w:rsid w:val="0029682F"/>
    <w:rsid w:val="002A18EE"/>
    <w:rsid w:val="002B0739"/>
    <w:rsid w:val="002B1011"/>
    <w:rsid w:val="002B1C32"/>
    <w:rsid w:val="002B4A9B"/>
    <w:rsid w:val="002B7725"/>
    <w:rsid w:val="002C0452"/>
    <w:rsid w:val="002C21DF"/>
    <w:rsid w:val="002D3499"/>
    <w:rsid w:val="002E2217"/>
    <w:rsid w:val="002E30E5"/>
    <w:rsid w:val="002E3888"/>
    <w:rsid w:val="002E7428"/>
    <w:rsid w:val="002F406A"/>
    <w:rsid w:val="002F7EA2"/>
    <w:rsid w:val="00303FE0"/>
    <w:rsid w:val="00306937"/>
    <w:rsid w:val="00315005"/>
    <w:rsid w:val="0032017A"/>
    <w:rsid w:val="00326E1A"/>
    <w:rsid w:val="0033048C"/>
    <w:rsid w:val="003312AA"/>
    <w:rsid w:val="00336AC9"/>
    <w:rsid w:val="00344D83"/>
    <w:rsid w:val="00357E16"/>
    <w:rsid w:val="003620C8"/>
    <w:rsid w:val="00383701"/>
    <w:rsid w:val="00383B70"/>
    <w:rsid w:val="003A022E"/>
    <w:rsid w:val="003B0649"/>
    <w:rsid w:val="003B1CCB"/>
    <w:rsid w:val="003B37FF"/>
    <w:rsid w:val="003B383B"/>
    <w:rsid w:val="003C0EB1"/>
    <w:rsid w:val="003C31A2"/>
    <w:rsid w:val="003C5B7B"/>
    <w:rsid w:val="003D2A5E"/>
    <w:rsid w:val="003D35DC"/>
    <w:rsid w:val="003E7415"/>
    <w:rsid w:val="003F1DFF"/>
    <w:rsid w:val="00400434"/>
    <w:rsid w:val="00414BA9"/>
    <w:rsid w:val="00421745"/>
    <w:rsid w:val="00421CA9"/>
    <w:rsid w:val="00425DE4"/>
    <w:rsid w:val="00427D3C"/>
    <w:rsid w:val="00430E29"/>
    <w:rsid w:val="00433A7C"/>
    <w:rsid w:val="00446E67"/>
    <w:rsid w:val="0045169B"/>
    <w:rsid w:val="004562C3"/>
    <w:rsid w:val="004574E7"/>
    <w:rsid w:val="004600F6"/>
    <w:rsid w:val="004610DF"/>
    <w:rsid w:val="0046384C"/>
    <w:rsid w:val="00465F10"/>
    <w:rsid w:val="004674E9"/>
    <w:rsid w:val="00467655"/>
    <w:rsid w:val="00467AAF"/>
    <w:rsid w:val="0047495F"/>
    <w:rsid w:val="004751AD"/>
    <w:rsid w:val="004806BC"/>
    <w:rsid w:val="004A2A7E"/>
    <w:rsid w:val="004A7927"/>
    <w:rsid w:val="004B3242"/>
    <w:rsid w:val="004B59BB"/>
    <w:rsid w:val="004C3585"/>
    <w:rsid w:val="004D0F1A"/>
    <w:rsid w:val="004D36DA"/>
    <w:rsid w:val="004D57B0"/>
    <w:rsid w:val="004E2A03"/>
    <w:rsid w:val="004E5234"/>
    <w:rsid w:val="004F2399"/>
    <w:rsid w:val="004F3D22"/>
    <w:rsid w:val="004F3D7E"/>
    <w:rsid w:val="004F7217"/>
    <w:rsid w:val="0050488A"/>
    <w:rsid w:val="005162E0"/>
    <w:rsid w:val="00516B4F"/>
    <w:rsid w:val="00533AE8"/>
    <w:rsid w:val="005531B2"/>
    <w:rsid w:val="00564B59"/>
    <w:rsid w:val="005656C9"/>
    <w:rsid w:val="00567FD5"/>
    <w:rsid w:val="0058144B"/>
    <w:rsid w:val="00581DFD"/>
    <w:rsid w:val="00584641"/>
    <w:rsid w:val="00585F4E"/>
    <w:rsid w:val="005865EC"/>
    <w:rsid w:val="0058726F"/>
    <w:rsid w:val="005A03E9"/>
    <w:rsid w:val="005A09AD"/>
    <w:rsid w:val="005B2C08"/>
    <w:rsid w:val="005B78DB"/>
    <w:rsid w:val="005C0044"/>
    <w:rsid w:val="005D1D71"/>
    <w:rsid w:val="005D5984"/>
    <w:rsid w:val="005E59E4"/>
    <w:rsid w:val="005F057E"/>
    <w:rsid w:val="005F4F87"/>
    <w:rsid w:val="005F7A39"/>
    <w:rsid w:val="00602F31"/>
    <w:rsid w:val="00604CCF"/>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719FC"/>
    <w:rsid w:val="006732D9"/>
    <w:rsid w:val="00673E16"/>
    <w:rsid w:val="00674C00"/>
    <w:rsid w:val="00676EAA"/>
    <w:rsid w:val="00681781"/>
    <w:rsid w:val="00682069"/>
    <w:rsid w:val="006825AF"/>
    <w:rsid w:val="00694ED8"/>
    <w:rsid w:val="006A0961"/>
    <w:rsid w:val="006A4336"/>
    <w:rsid w:val="006B0650"/>
    <w:rsid w:val="006B24A3"/>
    <w:rsid w:val="006B4013"/>
    <w:rsid w:val="006B660B"/>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20C8"/>
    <w:rsid w:val="00734CBD"/>
    <w:rsid w:val="00742A2D"/>
    <w:rsid w:val="0074507C"/>
    <w:rsid w:val="00746575"/>
    <w:rsid w:val="00750683"/>
    <w:rsid w:val="00760F22"/>
    <w:rsid w:val="0077049D"/>
    <w:rsid w:val="00771254"/>
    <w:rsid w:val="00771581"/>
    <w:rsid w:val="00774E6F"/>
    <w:rsid w:val="007811D2"/>
    <w:rsid w:val="007812DD"/>
    <w:rsid w:val="0078169D"/>
    <w:rsid w:val="00783379"/>
    <w:rsid w:val="00790D21"/>
    <w:rsid w:val="007B2167"/>
    <w:rsid w:val="007C3D08"/>
    <w:rsid w:val="007C67C1"/>
    <w:rsid w:val="007C75D8"/>
    <w:rsid w:val="007D369E"/>
    <w:rsid w:val="007D5C2D"/>
    <w:rsid w:val="007D73AF"/>
    <w:rsid w:val="007E089E"/>
    <w:rsid w:val="007F2732"/>
    <w:rsid w:val="007F4271"/>
    <w:rsid w:val="0080070C"/>
    <w:rsid w:val="00804E1A"/>
    <w:rsid w:val="008072B9"/>
    <w:rsid w:val="008254FF"/>
    <w:rsid w:val="00830106"/>
    <w:rsid w:val="00836361"/>
    <w:rsid w:val="008377DE"/>
    <w:rsid w:val="00857372"/>
    <w:rsid w:val="00860077"/>
    <w:rsid w:val="008624AC"/>
    <w:rsid w:val="00866368"/>
    <w:rsid w:val="00875388"/>
    <w:rsid w:val="00877D56"/>
    <w:rsid w:val="00882B82"/>
    <w:rsid w:val="00887846"/>
    <w:rsid w:val="0089033D"/>
    <w:rsid w:val="00890D6B"/>
    <w:rsid w:val="00893FF2"/>
    <w:rsid w:val="00894E50"/>
    <w:rsid w:val="008A287D"/>
    <w:rsid w:val="008A6C20"/>
    <w:rsid w:val="008A78BA"/>
    <w:rsid w:val="008B0729"/>
    <w:rsid w:val="008B2016"/>
    <w:rsid w:val="008C3751"/>
    <w:rsid w:val="008C789E"/>
    <w:rsid w:val="008D00AC"/>
    <w:rsid w:val="008D15EF"/>
    <w:rsid w:val="008D726B"/>
    <w:rsid w:val="008E1902"/>
    <w:rsid w:val="008E1F29"/>
    <w:rsid w:val="008E5561"/>
    <w:rsid w:val="008E59BE"/>
    <w:rsid w:val="008E5B79"/>
    <w:rsid w:val="008E5FE3"/>
    <w:rsid w:val="009044A4"/>
    <w:rsid w:val="00905E69"/>
    <w:rsid w:val="00911CFE"/>
    <w:rsid w:val="009122B8"/>
    <w:rsid w:val="00923ABA"/>
    <w:rsid w:val="00953EBC"/>
    <w:rsid w:val="00982856"/>
    <w:rsid w:val="00982CB4"/>
    <w:rsid w:val="00983EF6"/>
    <w:rsid w:val="0098711A"/>
    <w:rsid w:val="009921A1"/>
    <w:rsid w:val="00994C04"/>
    <w:rsid w:val="009963F9"/>
    <w:rsid w:val="009A441A"/>
    <w:rsid w:val="009A6121"/>
    <w:rsid w:val="009B64B4"/>
    <w:rsid w:val="009C28B0"/>
    <w:rsid w:val="009D5033"/>
    <w:rsid w:val="009D6067"/>
    <w:rsid w:val="009D7FA8"/>
    <w:rsid w:val="009F0D11"/>
    <w:rsid w:val="009F1F5F"/>
    <w:rsid w:val="009F6FD7"/>
    <w:rsid w:val="00A020B5"/>
    <w:rsid w:val="00A043E1"/>
    <w:rsid w:val="00A04BE6"/>
    <w:rsid w:val="00A06DE1"/>
    <w:rsid w:val="00A10C9F"/>
    <w:rsid w:val="00A10E32"/>
    <w:rsid w:val="00A134E7"/>
    <w:rsid w:val="00A176DC"/>
    <w:rsid w:val="00A22E4D"/>
    <w:rsid w:val="00A27373"/>
    <w:rsid w:val="00A578FB"/>
    <w:rsid w:val="00A63080"/>
    <w:rsid w:val="00A72940"/>
    <w:rsid w:val="00A750E8"/>
    <w:rsid w:val="00A7521F"/>
    <w:rsid w:val="00A8190E"/>
    <w:rsid w:val="00A836C2"/>
    <w:rsid w:val="00A93332"/>
    <w:rsid w:val="00A93F25"/>
    <w:rsid w:val="00A96552"/>
    <w:rsid w:val="00AA02A2"/>
    <w:rsid w:val="00AA6835"/>
    <w:rsid w:val="00AB1E85"/>
    <w:rsid w:val="00AB2438"/>
    <w:rsid w:val="00AB54AB"/>
    <w:rsid w:val="00AC48CD"/>
    <w:rsid w:val="00AD2D26"/>
    <w:rsid w:val="00AD46D5"/>
    <w:rsid w:val="00AE3C90"/>
    <w:rsid w:val="00AE4976"/>
    <w:rsid w:val="00AE60E4"/>
    <w:rsid w:val="00AE68AD"/>
    <w:rsid w:val="00AF1732"/>
    <w:rsid w:val="00AF5DD3"/>
    <w:rsid w:val="00AF6173"/>
    <w:rsid w:val="00B41C52"/>
    <w:rsid w:val="00B447CA"/>
    <w:rsid w:val="00B44ACC"/>
    <w:rsid w:val="00B54C74"/>
    <w:rsid w:val="00B54CD6"/>
    <w:rsid w:val="00B615C2"/>
    <w:rsid w:val="00B752DC"/>
    <w:rsid w:val="00B75578"/>
    <w:rsid w:val="00B85F72"/>
    <w:rsid w:val="00B93B44"/>
    <w:rsid w:val="00B96B58"/>
    <w:rsid w:val="00BB6F6F"/>
    <w:rsid w:val="00BC0A96"/>
    <w:rsid w:val="00BC43BA"/>
    <w:rsid w:val="00BC4945"/>
    <w:rsid w:val="00BE28A3"/>
    <w:rsid w:val="00BE2ACA"/>
    <w:rsid w:val="00BE4A98"/>
    <w:rsid w:val="00BE4D79"/>
    <w:rsid w:val="00BF39A0"/>
    <w:rsid w:val="00BF3B8A"/>
    <w:rsid w:val="00BF500F"/>
    <w:rsid w:val="00C06DB1"/>
    <w:rsid w:val="00C10932"/>
    <w:rsid w:val="00C11374"/>
    <w:rsid w:val="00C16DFD"/>
    <w:rsid w:val="00C31592"/>
    <w:rsid w:val="00C33424"/>
    <w:rsid w:val="00C477FF"/>
    <w:rsid w:val="00C54758"/>
    <w:rsid w:val="00C54CAD"/>
    <w:rsid w:val="00C57CAD"/>
    <w:rsid w:val="00C635ED"/>
    <w:rsid w:val="00C64C3B"/>
    <w:rsid w:val="00C668AE"/>
    <w:rsid w:val="00C707E4"/>
    <w:rsid w:val="00C7241A"/>
    <w:rsid w:val="00C8123F"/>
    <w:rsid w:val="00C84081"/>
    <w:rsid w:val="00CA5F25"/>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71B4"/>
    <w:rsid w:val="00D07786"/>
    <w:rsid w:val="00D127DC"/>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74091"/>
    <w:rsid w:val="00D843EE"/>
    <w:rsid w:val="00D87694"/>
    <w:rsid w:val="00D87E17"/>
    <w:rsid w:val="00D9179A"/>
    <w:rsid w:val="00D95449"/>
    <w:rsid w:val="00DA05FA"/>
    <w:rsid w:val="00DA111E"/>
    <w:rsid w:val="00DA50DD"/>
    <w:rsid w:val="00DA5DDC"/>
    <w:rsid w:val="00DA7805"/>
    <w:rsid w:val="00DB01CF"/>
    <w:rsid w:val="00DB19BE"/>
    <w:rsid w:val="00DB520B"/>
    <w:rsid w:val="00DB6733"/>
    <w:rsid w:val="00DC18A0"/>
    <w:rsid w:val="00DC5688"/>
    <w:rsid w:val="00DC6C5B"/>
    <w:rsid w:val="00DC6C73"/>
    <w:rsid w:val="00DC72F9"/>
    <w:rsid w:val="00DC749D"/>
    <w:rsid w:val="00DD24B1"/>
    <w:rsid w:val="00DD2922"/>
    <w:rsid w:val="00DD5E6A"/>
    <w:rsid w:val="00DE1CF2"/>
    <w:rsid w:val="00DF407F"/>
    <w:rsid w:val="00DF6A12"/>
    <w:rsid w:val="00E03638"/>
    <w:rsid w:val="00E06E20"/>
    <w:rsid w:val="00E14C93"/>
    <w:rsid w:val="00E16951"/>
    <w:rsid w:val="00E2499A"/>
    <w:rsid w:val="00E260A2"/>
    <w:rsid w:val="00E27890"/>
    <w:rsid w:val="00E37713"/>
    <w:rsid w:val="00E52901"/>
    <w:rsid w:val="00E5458B"/>
    <w:rsid w:val="00E62417"/>
    <w:rsid w:val="00E7020B"/>
    <w:rsid w:val="00E76EAB"/>
    <w:rsid w:val="00E90728"/>
    <w:rsid w:val="00E9120B"/>
    <w:rsid w:val="00E92C34"/>
    <w:rsid w:val="00E97285"/>
    <w:rsid w:val="00EA3D4E"/>
    <w:rsid w:val="00EA76DB"/>
    <w:rsid w:val="00EB2B86"/>
    <w:rsid w:val="00EC037B"/>
    <w:rsid w:val="00EC1432"/>
    <w:rsid w:val="00EC48D3"/>
    <w:rsid w:val="00EC4E1F"/>
    <w:rsid w:val="00ED10FF"/>
    <w:rsid w:val="00ED3ABD"/>
    <w:rsid w:val="00ED5A5E"/>
    <w:rsid w:val="00EE7F34"/>
    <w:rsid w:val="00EF242E"/>
    <w:rsid w:val="00EF5A81"/>
    <w:rsid w:val="00EF73B9"/>
    <w:rsid w:val="00EF7ABC"/>
    <w:rsid w:val="00F05C8B"/>
    <w:rsid w:val="00F05F6B"/>
    <w:rsid w:val="00F0785C"/>
    <w:rsid w:val="00F149BE"/>
    <w:rsid w:val="00F21E0F"/>
    <w:rsid w:val="00F30110"/>
    <w:rsid w:val="00F31DC8"/>
    <w:rsid w:val="00F41905"/>
    <w:rsid w:val="00F42ED4"/>
    <w:rsid w:val="00F45AE3"/>
    <w:rsid w:val="00F46546"/>
    <w:rsid w:val="00F465EC"/>
    <w:rsid w:val="00F50C98"/>
    <w:rsid w:val="00F532AE"/>
    <w:rsid w:val="00F53C7A"/>
    <w:rsid w:val="00F55B9F"/>
    <w:rsid w:val="00F56599"/>
    <w:rsid w:val="00F56E59"/>
    <w:rsid w:val="00F57650"/>
    <w:rsid w:val="00F623CC"/>
    <w:rsid w:val="00F63706"/>
    <w:rsid w:val="00F71062"/>
    <w:rsid w:val="00F80C6B"/>
    <w:rsid w:val="00F84FB5"/>
    <w:rsid w:val="00F86CDB"/>
    <w:rsid w:val="00F87025"/>
    <w:rsid w:val="00F93964"/>
    <w:rsid w:val="00F94520"/>
    <w:rsid w:val="00F97279"/>
    <w:rsid w:val="00FA1BAE"/>
    <w:rsid w:val="00FA4973"/>
    <w:rsid w:val="00FB33C5"/>
    <w:rsid w:val="00FC37CA"/>
    <w:rsid w:val="00FC68DC"/>
    <w:rsid w:val="00FC776D"/>
    <w:rsid w:val="00FD1688"/>
    <w:rsid w:val="00FE081E"/>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16/S0885-2014(02)00124-7" TargetMode="External"/><Relationship Id="rId26" Type="http://schemas.openxmlformats.org/officeDocument/2006/relationships/hyperlink" Target="https://doi.org/10.1038/323533a0" TargetMode="External"/><Relationship Id="rId3" Type="http://schemas.openxmlformats.org/officeDocument/2006/relationships/webSettings" Target="webSettings.xml"/><Relationship Id="rId21" Type="http://schemas.openxmlformats.org/officeDocument/2006/relationships/hyperlink" Target="https://doi.org/10.1177/0956797611420165" TargetMode="External"/><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hyperlink" Target="https://doi.org/10.1098/rsos.240229" TargetMode="External"/><Relationship Id="rId25" Type="http://schemas.openxmlformats.org/officeDocument/2006/relationships/hyperlink" Target="https://doi.org/10.1037/0033-295X.104.4.686"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S1364-6613(99)01356-X" TargetMode="External"/><Relationship Id="rId20" Type="http://schemas.openxmlformats.org/officeDocument/2006/relationships/hyperlink" Target="https://doi.org/10.1016/j.cognition.2004.09.009" TargetMode="External"/><Relationship Id="rId29" Type="http://schemas.openxmlformats.org/officeDocument/2006/relationships/hyperlink" Target="https://doi.org/10.1126/science.abh1054" TargetMode="Externa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jpeg"/><Relationship Id="rId24" Type="http://schemas.openxmlformats.org/officeDocument/2006/relationships/hyperlink" Target="https://doi.org/10.1037/0012-1649.36.5.635" TargetMode="External"/><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doi.org/10.1016/j.cogdev.2022.101164" TargetMode="External"/><Relationship Id="rId23" Type="http://schemas.openxmlformats.org/officeDocument/2006/relationships/hyperlink" Target="https://doi.org/10.1016/j.cogdev.2015.12.001" TargetMode="External"/><Relationship Id="rId28" Type="http://schemas.openxmlformats.org/officeDocument/2006/relationships/hyperlink" Target="https://doi.org/10.1017/S0140525X24001328" TargetMode="External"/><Relationship Id="rId10" Type="http://schemas.microsoft.com/office/2018/08/relationships/commentsExtensible" Target="commentsExtensible.xml"/><Relationship Id="rId19" Type="http://schemas.openxmlformats.org/officeDocument/2006/relationships/hyperlink" Target="https://doi.org/10.1111/1467-7687.00290" TargetMode="External"/><Relationship Id="rId31" Type="http://schemas.openxmlformats.org/officeDocument/2006/relationships/header" Target="header1.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yperlink" Target="https://doi.org/10.1037/xge0001656" TargetMode="External"/><Relationship Id="rId22" Type="http://schemas.openxmlformats.org/officeDocument/2006/relationships/hyperlink" Target="https://doi.org/10.1016/j.cogpsych.2013.05.001" TargetMode="External"/><Relationship Id="rId27" Type="http://schemas.openxmlformats.org/officeDocument/2006/relationships/hyperlink" Target="https://doi.org/10.1080/09540090310001655093" TargetMode="External"/><Relationship Id="rId30" Type="http://schemas.openxmlformats.org/officeDocument/2006/relationships/hyperlink" Target="https://doi.org/10.1126/science.adi1374" TargetMode="External"/><Relationship Id="rId35"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22</Pages>
  <Words>5074</Words>
  <Characters>28924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11</cp:revision>
  <cp:lastPrinted>2025-10-25T15:08:00Z</cp:lastPrinted>
  <dcterms:created xsi:type="dcterms:W3CDTF">2025-11-01T03:14:00Z</dcterms:created>
  <dcterms:modified xsi:type="dcterms:W3CDTF">2025-11-01T04:44:00Z</dcterms:modified>
</cp:coreProperties>
</file>