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94408" w14:textId="77777777" w:rsidR="0046384C" w:rsidRDefault="0046384C" w:rsidP="0046384C">
      <w:pPr>
        <w:spacing w:line="480" w:lineRule="auto"/>
        <w:contextualSpacing/>
        <w:jc w:val="center"/>
        <w:rPr>
          <w:rFonts w:ascii="Times New Roman" w:hAnsi="Times New Roman" w:cs="Times New Roman"/>
        </w:rPr>
      </w:pPr>
    </w:p>
    <w:p w14:paraId="4E53EBC1" w14:textId="77777777" w:rsidR="0046384C" w:rsidRDefault="0046384C" w:rsidP="0046384C">
      <w:pPr>
        <w:spacing w:after="0" w:line="480" w:lineRule="auto"/>
        <w:contextualSpacing/>
        <w:rPr>
          <w:rFonts w:ascii="Times New Roman" w:eastAsia="Times New Roman" w:hAnsi="Times New Roman" w:cs="Times New Roman"/>
          <w:b/>
        </w:rPr>
      </w:pPr>
    </w:p>
    <w:p w14:paraId="048826E8" w14:textId="77777777" w:rsidR="0046384C" w:rsidRDefault="0046384C" w:rsidP="0046384C">
      <w:pPr>
        <w:spacing w:after="0" w:line="480" w:lineRule="auto"/>
        <w:contextualSpacing/>
        <w:jc w:val="center"/>
        <w:rPr>
          <w:rFonts w:ascii="Times New Roman" w:eastAsia="Times New Roman" w:hAnsi="Times New Roman" w:cs="Times New Roman"/>
          <w:b/>
        </w:rPr>
      </w:pPr>
    </w:p>
    <w:p w14:paraId="764932F2" w14:textId="77777777" w:rsidR="0046384C" w:rsidRDefault="0046384C" w:rsidP="0046384C">
      <w:pPr>
        <w:spacing w:after="0" w:line="480" w:lineRule="auto"/>
        <w:contextualSpacing/>
        <w:jc w:val="center"/>
        <w:rPr>
          <w:rFonts w:ascii="Times New Roman" w:eastAsia="Times New Roman" w:hAnsi="Times New Roman" w:cs="Times New Roman"/>
          <w:b/>
        </w:rPr>
      </w:pPr>
    </w:p>
    <w:p w14:paraId="7134759B" w14:textId="77777777" w:rsidR="0046384C" w:rsidRDefault="0046384C" w:rsidP="0046384C">
      <w:pPr>
        <w:contextualSpacing/>
        <w:rPr>
          <w:rFonts w:ascii="Times New Roman" w:hAnsi="Times New Roman" w:cs="Times New Roman"/>
        </w:rPr>
      </w:pPr>
    </w:p>
    <w:p w14:paraId="0490B9B7" w14:textId="77777777" w:rsidR="0046384C" w:rsidRPr="00EF1215" w:rsidRDefault="0046384C" w:rsidP="0046384C">
      <w:pPr>
        <w:spacing w:after="0" w:line="480" w:lineRule="auto"/>
        <w:contextualSpacing/>
        <w:jc w:val="center"/>
        <w:rPr>
          <w:rFonts w:ascii="Times New Roman" w:eastAsia="Times New Roman" w:hAnsi="Times New Roman" w:cs="Times New Roman"/>
        </w:rPr>
      </w:pPr>
      <w:r>
        <w:rPr>
          <w:rFonts w:ascii="Times New Roman" w:eastAsia="Times New Roman" w:hAnsi="Times New Roman" w:cs="Times New Roman"/>
          <w:b/>
        </w:rPr>
        <w:t>An associative learning account of how saliva becomes a cue to comfort</w:t>
      </w:r>
      <w:r>
        <w:rPr>
          <w:rFonts w:ascii="Times New Roman" w:eastAsia="Times New Roman" w:hAnsi="Times New Roman" w:cs="Times New Roman"/>
          <w:b/>
        </w:rPr>
        <w:br/>
      </w:r>
      <w:r>
        <w:rPr>
          <w:rFonts w:ascii="Times New Roman" w:eastAsia="Times New Roman" w:hAnsi="Times New Roman" w:cs="Times New Roman"/>
        </w:rPr>
        <w:t xml:space="preserve">Deon T. </w:t>
      </w:r>
      <w:proofErr w:type="spellStart"/>
      <w:r>
        <w:rPr>
          <w:rFonts w:ascii="Times New Roman" w:eastAsia="Times New Roman" w:hAnsi="Times New Roman" w:cs="Times New Roman"/>
        </w:rPr>
        <w:t>Benton</w:t>
      </w:r>
      <w:r w:rsidRPr="00EF1215">
        <w:rPr>
          <w:rFonts w:ascii="Times New Roman" w:eastAsia="Times New Roman" w:hAnsi="Times New Roman" w:cs="Times New Roman"/>
          <w:vertAlign w:val="superscript"/>
        </w:rPr>
        <w:t>ǂ</w:t>
      </w:r>
      <w:proofErr w:type="spellEnd"/>
      <w:r>
        <w:rPr>
          <w:rFonts w:ascii="Times New Roman" w:eastAsia="Times New Roman" w:hAnsi="Times New Roman" w:cs="Times New Roman"/>
        </w:rPr>
        <w:t xml:space="preserve"> and Justine E. </w:t>
      </w:r>
      <w:proofErr w:type="spellStart"/>
      <w:r>
        <w:rPr>
          <w:rFonts w:ascii="Times New Roman" w:eastAsia="Times New Roman" w:hAnsi="Times New Roman" w:cs="Times New Roman"/>
        </w:rPr>
        <w:t>Hoch</w:t>
      </w:r>
      <w:r w:rsidRPr="00EF1215">
        <w:rPr>
          <w:rFonts w:ascii="Times New Roman" w:eastAsia="Times New Roman" w:hAnsi="Times New Roman" w:cs="Times New Roman"/>
          <w:vertAlign w:val="superscript"/>
        </w:rPr>
        <w:t>ǂ</w:t>
      </w:r>
      <w:proofErr w:type="spellEnd"/>
      <w:r>
        <w:rPr>
          <w:rFonts w:ascii="Times New Roman" w:eastAsia="Times New Roman" w:hAnsi="Times New Roman" w:cs="Times New Roman"/>
        </w:rPr>
        <w:br/>
      </w:r>
      <w:proofErr w:type="spellStart"/>
      <w:r w:rsidRPr="00EC66C7">
        <w:rPr>
          <w:rFonts w:ascii="Times New Roman" w:eastAsia="Times New Roman" w:hAnsi="Times New Roman" w:cs="Times New Roman"/>
          <w:vertAlign w:val="superscript"/>
        </w:rPr>
        <w:t>ǂ</w:t>
      </w:r>
      <w:r>
        <w:rPr>
          <w:rFonts w:ascii="Times New Roman" w:eastAsia="Times New Roman" w:hAnsi="Times New Roman" w:cs="Times New Roman"/>
        </w:rPr>
        <w:t>Share</w:t>
      </w:r>
      <w:proofErr w:type="spellEnd"/>
      <w:r>
        <w:rPr>
          <w:rFonts w:ascii="Times New Roman" w:eastAsia="Times New Roman" w:hAnsi="Times New Roman" w:cs="Times New Roman"/>
        </w:rPr>
        <w:t xml:space="preserve"> first-authorship</w:t>
      </w:r>
    </w:p>
    <w:p w14:paraId="3F316571" w14:textId="77777777" w:rsidR="0046384C" w:rsidRDefault="0046384C" w:rsidP="0046384C">
      <w:pPr>
        <w:spacing w:after="0" w:line="480" w:lineRule="auto"/>
        <w:contextualSpacing/>
        <w:jc w:val="center"/>
        <w:rPr>
          <w:rFonts w:ascii="Times New Roman" w:eastAsia="Times New Roman" w:hAnsi="Times New Roman" w:cs="Times New Roman"/>
        </w:rPr>
      </w:pPr>
      <w:r>
        <w:rPr>
          <w:rFonts w:ascii="Times New Roman" w:eastAsia="Times New Roman" w:hAnsi="Times New Roman" w:cs="Times New Roman"/>
        </w:rPr>
        <w:t>Vanderbilt University</w:t>
      </w:r>
    </w:p>
    <w:p w14:paraId="650D7039" w14:textId="77777777" w:rsidR="0046384C" w:rsidRDefault="0046384C" w:rsidP="0046384C">
      <w:pPr>
        <w:spacing w:after="0" w:line="480" w:lineRule="auto"/>
        <w:contextualSpacing/>
        <w:rPr>
          <w:rFonts w:ascii="Times New Roman" w:eastAsia="Times New Roman" w:hAnsi="Times New Roman" w:cs="Times New Roman"/>
        </w:rPr>
      </w:pPr>
    </w:p>
    <w:p w14:paraId="4F97222F" w14:textId="77777777" w:rsidR="0046384C" w:rsidRDefault="0046384C" w:rsidP="0046384C">
      <w:pPr>
        <w:spacing w:after="0" w:line="480" w:lineRule="auto"/>
        <w:contextualSpacing/>
        <w:rPr>
          <w:rFonts w:ascii="Times New Roman" w:eastAsia="Times New Roman" w:hAnsi="Times New Roman" w:cs="Times New Roman"/>
        </w:rPr>
      </w:pPr>
    </w:p>
    <w:p w14:paraId="740738FE" w14:textId="77777777" w:rsidR="0046384C" w:rsidRDefault="0046384C" w:rsidP="0046384C">
      <w:pPr>
        <w:spacing w:after="0" w:line="480" w:lineRule="auto"/>
        <w:contextualSpacing/>
        <w:rPr>
          <w:rFonts w:ascii="Times New Roman" w:eastAsia="Times New Roman" w:hAnsi="Times New Roman" w:cs="Times New Roman"/>
        </w:rPr>
      </w:pPr>
    </w:p>
    <w:p w14:paraId="542252E5" w14:textId="77777777" w:rsidR="0046384C" w:rsidRDefault="0046384C" w:rsidP="0046384C">
      <w:pPr>
        <w:spacing w:after="0" w:line="480" w:lineRule="auto"/>
        <w:contextualSpacing/>
        <w:rPr>
          <w:rFonts w:ascii="Times New Roman" w:eastAsia="Times New Roman" w:hAnsi="Times New Roman" w:cs="Times New Roman"/>
        </w:rPr>
      </w:pPr>
    </w:p>
    <w:p w14:paraId="43D30750" w14:textId="77777777" w:rsidR="0046384C" w:rsidRDefault="0046384C" w:rsidP="0046384C">
      <w:pPr>
        <w:spacing w:after="0" w:line="480" w:lineRule="auto"/>
        <w:contextualSpacing/>
        <w:rPr>
          <w:rFonts w:ascii="Times New Roman" w:eastAsia="Times New Roman" w:hAnsi="Times New Roman" w:cs="Times New Roman"/>
        </w:rPr>
      </w:pPr>
    </w:p>
    <w:p w14:paraId="11CC6607" w14:textId="77777777" w:rsidR="0046384C" w:rsidRDefault="0046384C" w:rsidP="0046384C">
      <w:pPr>
        <w:spacing w:after="0" w:line="480" w:lineRule="auto"/>
        <w:contextualSpacing/>
        <w:rPr>
          <w:rFonts w:ascii="Times New Roman" w:eastAsia="Times New Roman" w:hAnsi="Times New Roman" w:cs="Times New Roman"/>
        </w:rPr>
      </w:pPr>
    </w:p>
    <w:p w14:paraId="6972C57A" w14:textId="77777777" w:rsidR="0046384C" w:rsidRDefault="0046384C" w:rsidP="0046384C">
      <w:pPr>
        <w:spacing w:after="0" w:line="480" w:lineRule="auto"/>
        <w:contextualSpacing/>
        <w:rPr>
          <w:rFonts w:ascii="Times New Roman" w:eastAsia="Times New Roman" w:hAnsi="Times New Roman" w:cs="Times New Roman"/>
        </w:rPr>
      </w:pPr>
    </w:p>
    <w:p w14:paraId="730EB63B" w14:textId="77777777" w:rsidR="0046384C" w:rsidRDefault="0046384C" w:rsidP="0046384C">
      <w:pPr>
        <w:spacing w:after="0" w:line="480" w:lineRule="auto"/>
        <w:contextualSpacing/>
        <w:rPr>
          <w:rFonts w:ascii="Times New Roman" w:eastAsia="Times New Roman" w:hAnsi="Times New Roman" w:cs="Times New Roman"/>
        </w:rPr>
      </w:pPr>
    </w:p>
    <w:p w14:paraId="1671D844" w14:textId="77777777" w:rsidR="0046384C" w:rsidRDefault="0046384C" w:rsidP="0046384C">
      <w:pPr>
        <w:spacing w:after="0" w:line="480" w:lineRule="auto"/>
        <w:contextualSpacing/>
        <w:rPr>
          <w:rFonts w:ascii="Times New Roman" w:eastAsia="Times New Roman" w:hAnsi="Times New Roman" w:cs="Times New Roman"/>
        </w:rPr>
      </w:pPr>
    </w:p>
    <w:p w14:paraId="288272A9" w14:textId="77777777" w:rsidR="0046384C" w:rsidRDefault="0046384C" w:rsidP="0046384C">
      <w:pPr>
        <w:spacing w:after="0" w:line="480" w:lineRule="auto"/>
        <w:contextualSpacing/>
        <w:rPr>
          <w:rFonts w:ascii="Times New Roman" w:eastAsia="Times New Roman" w:hAnsi="Times New Roman" w:cs="Times New Roman"/>
        </w:rPr>
      </w:pPr>
    </w:p>
    <w:p w14:paraId="2F757B96" w14:textId="77777777" w:rsidR="0046384C" w:rsidRDefault="0046384C" w:rsidP="0046384C">
      <w:pPr>
        <w:spacing w:after="0" w:line="240" w:lineRule="auto"/>
        <w:contextualSpacing/>
      </w:pPr>
      <w:r>
        <w:rPr>
          <w:rFonts w:ascii="Times New Roman" w:eastAsia="Times New Roman" w:hAnsi="Times New Roman" w:cs="Times New Roman"/>
        </w:rPr>
        <w:t>Address correspondence either to Deon T. Benton or Justine E. Hoch, Department of Psychology and Human Development, Vanderbilt University, Peabody College, 230 Appleton Place #552, Nashville, TN 37235</w:t>
      </w:r>
    </w:p>
    <w:p w14:paraId="4912FA31" w14:textId="77777777" w:rsidR="0046384C" w:rsidRDefault="0046384C" w:rsidP="0046384C">
      <w:pPr>
        <w:contextualSpacing/>
        <w:rPr>
          <w:rFonts w:ascii="Times New Roman" w:hAnsi="Times New Roman" w:cs="Times New Roman"/>
        </w:rPr>
      </w:pPr>
    </w:p>
    <w:p w14:paraId="7814F553" w14:textId="77777777" w:rsidR="0046384C" w:rsidRDefault="0046384C" w:rsidP="0046384C">
      <w:pPr>
        <w:contextualSpacing/>
        <w:rPr>
          <w:rFonts w:ascii="Times New Roman" w:hAnsi="Times New Roman" w:cs="Times New Roman"/>
        </w:rPr>
      </w:pPr>
      <w:r>
        <w:rPr>
          <w:rFonts w:ascii="Times New Roman" w:hAnsi="Times New Roman" w:cs="Times New Roman"/>
        </w:rPr>
        <w:t xml:space="preserve">Data availability statement: </w:t>
      </w:r>
      <w:r w:rsidRPr="00C308AA">
        <w:rPr>
          <w:rFonts w:ascii="Times New Roman" w:hAnsi="Times New Roman" w:cs="Times New Roman"/>
        </w:rPr>
        <w:t>The</w:t>
      </w:r>
      <w:r>
        <w:rPr>
          <w:rFonts w:ascii="Times New Roman" w:hAnsi="Times New Roman" w:cs="Times New Roman"/>
        </w:rPr>
        <w:t xml:space="preserve"> code and network-modeling scripts</w:t>
      </w:r>
      <w:r w:rsidRPr="00C308AA">
        <w:rPr>
          <w:rFonts w:ascii="Times New Roman" w:hAnsi="Times New Roman" w:cs="Times New Roman"/>
        </w:rPr>
        <w:t xml:space="preserve"> are available upon reasonable request</w:t>
      </w:r>
      <w:r>
        <w:rPr>
          <w:rFonts w:ascii="Times New Roman" w:hAnsi="Times New Roman" w:cs="Times New Roman"/>
        </w:rPr>
        <w:t>.</w:t>
      </w:r>
    </w:p>
    <w:p w14:paraId="571474F3" w14:textId="77777777" w:rsidR="0046384C" w:rsidRDefault="0046384C" w:rsidP="0046384C">
      <w:pPr>
        <w:contextualSpacing/>
        <w:rPr>
          <w:rFonts w:ascii="Times New Roman" w:hAnsi="Times New Roman" w:cs="Times New Roman"/>
        </w:rPr>
      </w:pPr>
      <w:r w:rsidRPr="00594F16">
        <w:rPr>
          <w:rFonts w:ascii="Times New Roman" w:hAnsi="Times New Roman" w:cs="Times New Roman"/>
        </w:rPr>
        <w:t>Conflicts of interests: none</w:t>
      </w:r>
      <w:r>
        <w:rPr>
          <w:rFonts w:ascii="Times New Roman" w:hAnsi="Times New Roman" w:cs="Times New Roman"/>
        </w:rPr>
        <w:br w:type="page"/>
      </w:r>
    </w:p>
    <w:p w14:paraId="46D77B99" w14:textId="77777777" w:rsidR="0046384C" w:rsidRDefault="0046384C" w:rsidP="0046384C">
      <w:pPr>
        <w:spacing w:line="480" w:lineRule="auto"/>
        <w:contextualSpacing/>
        <w:jc w:val="center"/>
        <w:rPr>
          <w:rFonts w:ascii="Times New Roman" w:hAnsi="Times New Roman" w:cs="Times New Roman"/>
        </w:rPr>
      </w:pPr>
      <w:bookmarkStart w:id="0" w:name="_Hlk194438015"/>
      <w:r>
        <w:rPr>
          <w:rFonts w:ascii="Times New Roman" w:hAnsi="Times New Roman" w:cs="Times New Roman"/>
        </w:rPr>
        <w:lastRenderedPageBreak/>
        <w:t>“How saliva becomes a cue to comfort”</w:t>
      </w:r>
    </w:p>
    <w:p w14:paraId="53AD76F2" w14:textId="77777777" w:rsidR="0046384C" w:rsidRDefault="0046384C" w:rsidP="0046384C">
      <w:pPr>
        <w:spacing w:line="480" w:lineRule="auto"/>
        <w:contextualSpacing/>
        <w:jc w:val="center"/>
        <w:rPr>
          <w:rFonts w:ascii="Times New Roman" w:hAnsi="Times New Roman" w:cs="Times New Roman"/>
        </w:rPr>
      </w:pPr>
      <w:r>
        <w:rPr>
          <w:rFonts w:ascii="Times New Roman" w:hAnsi="Times New Roman" w:cs="Times New Roman"/>
        </w:rPr>
        <w:t>Abstract</w:t>
      </w:r>
    </w:p>
    <w:p w14:paraId="26E15EE2" w14:textId="0647A827" w:rsidR="006B24A3" w:rsidRDefault="00A578FB" w:rsidP="0046384C">
      <w:pPr>
        <w:spacing w:line="480" w:lineRule="auto"/>
        <w:contextualSpacing/>
        <w:rPr>
          <w:rFonts w:ascii="Times New Roman" w:hAnsi="Times New Roman" w:cs="Times New Roman"/>
        </w:rPr>
      </w:pPr>
      <w:r w:rsidRPr="00A578FB">
        <w:rPr>
          <w:rFonts w:ascii="Times New Roman" w:hAnsi="Times New Roman" w:cs="Times New Roman"/>
        </w:rPr>
        <w:t xml:space="preserve">One of the challenges infants </w:t>
      </w:r>
      <w:proofErr w:type="gramStart"/>
      <w:r w:rsidRPr="00A578FB">
        <w:rPr>
          <w:rFonts w:ascii="Times New Roman" w:hAnsi="Times New Roman" w:cs="Times New Roman"/>
        </w:rPr>
        <w:t>face</w:t>
      </w:r>
      <w:proofErr w:type="gramEnd"/>
      <w:r w:rsidRPr="00A578FB">
        <w:rPr>
          <w:rFonts w:ascii="Times New Roman" w:hAnsi="Times New Roman" w:cs="Times New Roman"/>
        </w:rPr>
        <w:t xml:space="preserve"> is learning who is related to whom. A recent study in </w:t>
      </w:r>
      <w:r w:rsidRPr="00A578FB">
        <w:rPr>
          <w:rFonts w:ascii="Times New Roman" w:hAnsi="Times New Roman" w:cs="Times New Roman"/>
          <w:i/>
          <w:iCs/>
        </w:rPr>
        <w:t>Science</w:t>
      </w:r>
      <w:r w:rsidRPr="00A578FB">
        <w:rPr>
          <w:rFonts w:ascii="Times New Roman" w:hAnsi="Times New Roman" w:cs="Times New Roman"/>
        </w:rPr>
        <w:t xml:space="preserve"> by Thomas et al. (2022) showed that 8- to 10-month-olds use saliva sharing as a cue of relationship closeness: infants expected individuals who shared saliva to comfort one another during distress. Th</w:t>
      </w:r>
      <w:r>
        <w:rPr>
          <w:rFonts w:ascii="Times New Roman" w:hAnsi="Times New Roman" w:cs="Times New Roman"/>
        </w:rPr>
        <w:t>e current</w:t>
      </w:r>
      <w:r w:rsidRPr="00A578FB">
        <w:rPr>
          <w:rFonts w:ascii="Times New Roman" w:hAnsi="Times New Roman" w:cs="Times New Roman"/>
        </w:rPr>
        <w:t xml:space="preserve"> paper offers a mechanistic explanation for this finding. We propose that infants form separate representations of saliva sharing and comforting through everyday experience and that, when the same individuals participate in both</w:t>
      </w:r>
      <w:r>
        <w:rPr>
          <w:rFonts w:ascii="Times New Roman" w:hAnsi="Times New Roman" w:cs="Times New Roman"/>
        </w:rPr>
        <w:t xml:space="preserve"> act</w:t>
      </w:r>
      <w:r w:rsidR="00623C20">
        <w:rPr>
          <w:rFonts w:ascii="Times New Roman" w:hAnsi="Times New Roman" w:cs="Times New Roman"/>
        </w:rPr>
        <w:t>ions</w:t>
      </w:r>
      <w:r w:rsidRPr="00A578FB">
        <w:rPr>
          <w:rFonts w:ascii="Times New Roman" w:hAnsi="Times New Roman" w:cs="Times New Roman"/>
        </w:rPr>
        <w:t>, these representations become integrated into a common representation that supports bidirectional expectations. In a first simulation, we show that when this proposal is implemented in a connectionist computational model, the model accounts for infants’ looking responses in Thomas et al. (2022). In a second simulation, we show that the model also uses prior comforting as a predictor of saliva sharing</w:t>
      </w:r>
      <w:r w:rsidR="004600F6">
        <w:rPr>
          <w:rFonts w:ascii="Times New Roman" w:hAnsi="Times New Roman" w:cs="Times New Roman"/>
        </w:rPr>
        <w:t xml:space="preserve">. We argue that this latter result serves a behavioral prediction </w:t>
      </w:r>
      <w:r w:rsidRPr="00A578FB">
        <w:rPr>
          <w:rFonts w:ascii="Times New Roman" w:hAnsi="Times New Roman" w:cs="Times New Roman"/>
        </w:rPr>
        <w:t xml:space="preserve">that can be tested in future infant studies. </w:t>
      </w:r>
      <w:r w:rsidR="004600F6">
        <w:rPr>
          <w:rFonts w:ascii="Times New Roman" w:hAnsi="Times New Roman" w:cs="Times New Roman"/>
        </w:rPr>
        <w:t>Overall, t</w:t>
      </w:r>
      <w:r w:rsidRPr="00A578FB">
        <w:rPr>
          <w:rFonts w:ascii="Times New Roman" w:hAnsi="Times New Roman" w:cs="Times New Roman"/>
        </w:rPr>
        <w:t>hese results demonstrate that domain-general associative learning is sufficient to explain</w:t>
      </w:r>
      <w:r w:rsidR="004600F6">
        <w:rPr>
          <w:rFonts w:ascii="Times New Roman" w:hAnsi="Times New Roman" w:cs="Times New Roman"/>
        </w:rPr>
        <w:t xml:space="preserve"> how</w:t>
      </w:r>
      <w:r w:rsidRPr="00A578FB">
        <w:rPr>
          <w:rFonts w:ascii="Times New Roman" w:hAnsi="Times New Roman" w:cs="Times New Roman"/>
        </w:rPr>
        <w:t xml:space="preserve"> </w:t>
      </w:r>
      <w:r w:rsidR="004600F6">
        <w:rPr>
          <w:rFonts w:ascii="Times New Roman" w:hAnsi="Times New Roman" w:cs="Times New Roman"/>
        </w:rPr>
        <w:t xml:space="preserve">infants’ knowledge about the social meaning of saliva sharing might develop. </w:t>
      </w:r>
    </w:p>
    <w:p w14:paraId="7278FD14" w14:textId="77777777" w:rsidR="006B24A3" w:rsidRDefault="006B24A3" w:rsidP="0046384C">
      <w:pPr>
        <w:spacing w:line="480" w:lineRule="auto"/>
        <w:contextualSpacing/>
        <w:rPr>
          <w:rFonts w:ascii="Times New Roman" w:hAnsi="Times New Roman" w:cs="Times New Roman"/>
        </w:rPr>
      </w:pPr>
    </w:p>
    <w:p w14:paraId="44488F85" w14:textId="77777777" w:rsidR="006B24A3" w:rsidRDefault="006B24A3" w:rsidP="0046384C">
      <w:pPr>
        <w:spacing w:line="480" w:lineRule="auto"/>
        <w:contextualSpacing/>
        <w:rPr>
          <w:rFonts w:ascii="Times New Roman" w:hAnsi="Times New Roman" w:cs="Times New Roman"/>
        </w:rPr>
      </w:pPr>
    </w:p>
    <w:p w14:paraId="3208ECC9" w14:textId="77777777" w:rsidR="006B24A3" w:rsidRDefault="006B24A3" w:rsidP="0046384C">
      <w:pPr>
        <w:spacing w:line="480" w:lineRule="auto"/>
        <w:contextualSpacing/>
        <w:rPr>
          <w:rFonts w:ascii="Times New Roman" w:hAnsi="Times New Roman" w:cs="Times New Roman"/>
        </w:rPr>
      </w:pPr>
    </w:p>
    <w:p w14:paraId="49A13E17" w14:textId="77777777" w:rsidR="006B24A3" w:rsidRDefault="006B24A3" w:rsidP="0046384C">
      <w:pPr>
        <w:spacing w:line="480" w:lineRule="auto"/>
        <w:contextualSpacing/>
        <w:rPr>
          <w:rFonts w:ascii="Times New Roman" w:hAnsi="Times New Roman" w:cs="Times New Roman"/>
        </w:rPr>
      </w:pPr>
    </w:p>
    <w:p w14:paraId="793727DB" w14:textId="77777777" w:rsidR="006B24A3" w:rsidRDefault="006B24A3" w:rsidP="0046384C">
      <w:pPr>
        <w:spacing w:line="480" w:lineRule="auto"/>
        <w:contextualSpacing/>
        <w:rPr>
          <w:rFonts w:ascii="Times New Roman" w:hAnsi="Times New Roman" w:cs="Times New Roman"/>
        </w:rPr>
      </w:pPr>
    </w:p>
    <w:p w14:paraId="4540F2C3" w14:textId="77777777" w:rsidR="006B24A3" w:rsidRDefault="006B24A3" w:rsidP="0046384C">
      <w:pPr>
        <w:spacing w:line="480" w:lineRule="auto"/>
        <w:contextualSpacing/>
        <w:rPr>
          <w:rFonts w:ascii="Times New Roman" w:hAnsi="Times New Roman" w:cs="Times New Roman"/>
        </w:rPr>
      </w:pPr>
    </w:p>
    <w:p w14:paraId="044AEE1C" w14:textId="77777777" w:rsidR="006B24A3" w:rsidRDefault="006B24A3" w:rsidP="0046384C">
      <w:pPr>
        <w:spacing w:line="480" w:lineRule="auto"/>
        <w:contextualSpacing/>
        <w:rPr>
          <w:rFonts w:ascii="Times New Roman" w:hAnsi="Times New Roman" w:cs="Times New Roman"/>
        </w:rPr>
      </w:pPr>
    </w:p>
    <w:p w14:paraId="13F528E9" w14:textId="77777777" w:rsidR="0046384C" w:rsidRDefault="0046384C" w:rsidP="0046384C">
      <w:pPr>
        <w:spacing w:line="480" w:lineRule="auto"/>
        <w:contextualSpacing/>
        <w:jc w:val="center"/>
        <w:rPr>
          <w:rFonts w:ascii="Times New Roman" w:hAnsi="Times New Roman" w:cs="Times New Roman"/>
        </w:rPr>
      </w:pPr>
      <w:r>
        <w:rPr>
          <w:rFonts w:ascii="Times New Roman" w:hAnsi="Times New Roman" w:cs="Times New Roman"/>
        </w:rPr>
        <w:lastRenderedPageBreak/>
        <w:t>“How saliva becomes a cue to comfort”</w:t>
      </w:r>
    </w:p>
    <w:bookmarkEnd w:id="0"/>
    <w:p w14:paraId="0D7D5475" w14:textId="40568F9A" w:rsidR="0046384C" w:rsidRDefault="0046384C" w:rsidP="00887846">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t xml:space="preserve">Preverbal infants face many challenges. One of the more formidable of these challenges is </w:t>
      </w:r>
      <w:r w:rsidR="00D318AF">
        <w:rPr>
          <w:rFonts w:ascii="Times New Roman" w:eastAsia="Times New Roman" w:hAnsi="Times New Roman" w:cs="Times New Roman"/>
        </w:rPr>
        <w:t xml:space="preserve">discovering how individuals are related. A related but equally daunting challenge is recognizing that not all relationships are the same and may differ in “thickness” or closeness. </w:t>
      </w:r>
      <w:r>
        <w:rPr>
          <w:rFonts w:ascii="Times New Roman" w:eastAsia="Times New Roman" w:hAnsi="Times New Roman" w:cs="Times New Roman"/>
        </w:rPr>
        <w:t xml:space="preserve">Perhaps the best example of a thick relationship is that among immediate family members such as the relationship between a father and their child. An important property of such relations is that members often feel a sense of oneness and strong levels of attachment, commitment, allegiance, loyalty, obligation, and mutual responsiveness (Thomas, 2024; Thomas et al., 2022). By understanding who is in a thick relationship and who is not, infants can begin to make predictions about how in- and outgroup members of those relationships will behave in the future. For example, a father might be expected to pick up his child if they are crying, but it would be incongruous for him to do the same with another child. </w:t>
      </w:r>
    </w:p>
    <w:p w14:paraId="1C1DBB56" w14:textId="10E1B8A5" w:rsidR="0046384C" w:rsidRDefault="0046384C" w:rsidP="0046384C">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Given that evaluating and predicting how someone will behave towards another person in the future partially depends on knowing the kind of relationship that they are in and its thickness, an open question concerns how infants solve these interrelated obstacles. One proposal for how infants might overcome </w:t>
      </w:r>
      <w:r w:rsidR="00425DE4">
        <w:rPr>
          <w:rFonts w:ascii="Times New Roman" w:eastAsia="Times New Roman" w:hAnsi="Times New Roman" w:cs="Times New Roman"/>
        </w:rPr>
        <w:t>them</w:t>
      </w:r>
      <w:r>
        <w:rPr>
          <w:rFonts w:ascii="Times New Roman" w:eastAsia="Times New Roman" w:hAnsi="Times New Roman" w:cs="Times New Roman"/>
        </w:rPr>
        <w:t xml:space="preserve"> is to use external cues to infer not only the existence of a relationship but its strength. A promising candidate for such a cue is saliva. Paradigmatic examples of real-world saliva sharing include sharing food, beverages, and utensils as well as exchanging saliva. There are at least two reasons why saliva sharing </w:t>
      </w:r>
      <w:r w:rsidR="00F71062">
        <w:rPr>
          <w:rFonts w:ascii="Times New Roman" w:eastAsia="Times New Roman" w:hAnsi="Times New Roman" w:cs="Times New Roman"/>
        </w:rPr>
        <w:t>represents</w:t>
      </w:r>
      <w:r>
        <w:rPr>
          <w:rFonts w:ascii="Times New Roman" w:eastAsia="Times New Roman" w:hAnsi="Times New Roman" w:cs="Times New Roman"/>
        </w:rPr>
        <w:t xml:space="preserve"> promising cue. The first is that the act of sharing saliva with another person may have predictive validity for other actions. For example, individuals who share saliva should be more likely than non-saliva-sharers to invest in one another, be emotionally responsive, provide comfort and care during illness or distress, engage in physical affection (e.g., hugging, cuddling), and cooperate in </w:t>
      </w:r>
      <w:r>
        <w:rPr>
          <w:rFonts w:ascii="Times New Roman" w:eastAsia="Times New Roman" w:hAnsi="Times New Roman" w:cs="Times New Roman"/>
        </w:rPr>
        <w:lastRenderedPageBreak/>
        <w:t xml:space="preserve">everyday tasks. The second reason is that, compared to many culturally specific practices that can signal relationship closeness (e.g., bowing, handshakes, cheek-kissing, etc.), saliva sharing is not tied to a specific culture. Instead, saliva sharing occurs across all of the world’s cultures, which may mean that it functions as a universal indicator that two individuals share a thick relation. </w:t>
      </w:r>
    </w:p>
    <w:p w14:paraId="3BA899E0" w14:textId="2BA23DD0" w:rsidR="0046384C" w:rsidRDefault="00516B4F" w:rsidP="0046384C">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recent study published in </w:t>
      </w:r>
      <w:r>
        <w:rPr>
          <w:rFonts w:ascii="Times New Roman" w:eastAsia="Times New Roman" w:hAnsi="Times New Roman" w:cs="Times New Roman"/>
          <w:i/>
          <w:iCs/>
        </w:rPr>
        <w:t xml:space="preserve">Science </w:t>
      </w:r>
      <w:r>
        <w:rPr>
          <w:rFonts w:ascii="Times New Roman" w:eastAsia="Times New Roman" w:hAnsi="Times New Roman" w:cs="Times New Roman"/>
        </w:rPr>
        <w:t>by Thomas et al. (2022) tested</w:t>
      </w:r>
      <w:r w:rsidR="0046384C">
        <w:rPr>
          <w:rFonts w:ascii="Times New Roman" w:eastAsia="Times New Roman" w:hAnsi="Times New Roman" w:cs="Times New Roman"/>
        </w:rPr>
        <w:t xml:space="preserve"> whether infants treat saliva sharing as a cue to relationship thickness</w:t>
      </w:r>
      <w:r>
        <w:rPr>
          <w:rFonts w:ascii="Times New Roman" w:eastAsia="Times New Roman" w:hAnsi="Times New Roman" w:cs="Times New Roman"/>
        </w:rPr>
        <w:t xml:space="preserve"> </w:t>
      </w:r>
      <w:r w:rsidR="0046384C">
        <w:rPr>
          <w:rFonts w:ascii="Times New Roman" w:eastAsia="Times New Roman" w:hAnsi="Times New Roman" w:cs="Times New Roman"/>
        </w:rPr>
        <w:t>and whether such sharing makes actions like comforting when distressed more likely</w:t>
      </w:r>
      <w:r>
        <w:rPr>
          <w:rFonts w:ascii="Times New Roman" w:eastAsia="Times New Roman" w:hAnsi="Times New Roman" w:cs="Times New Roman"/>
        </w:rPr>
        <w:t xml:space="preserve">. </w:t>
      </w:r>
      <w:r w:rsidR="0046384C">
        <w:rPr>
          <w:rFonts w:ascii="Times New Roman" w:eastAsia="Times New Roman" w:hAnsi="Times New Roman" w:cs="Times New Roman"/>
        </w:rPr>
        <w:t xml:space="preserve">Although Thomas et al. (2022) tested </w:t>
      </w:r>
      <w:r>
        <w:rPr>
          <w:rFonts w:ascii="Times New Roman" w:eastAsia="Times New Roman" w:hAnsi="Times New Roman" w:cs="Times New Roman"/>
        </w:rPr>
        <w:t xml:space="preserve">infants and </w:t>
      </w:r>
      <w:r w:rsidR="0046384C">
        <w:rPr>
          <w:rFonts w:ascii="Times New Roman" w:eastAsia="Times New Roman" w:hAnsi="Times New Roman" w:cs="Times New Roman"/>
        </w:rPr>
        <w:t xml:space="preserve">children, here we focus on the infant experiments. The rationale for this is that unlike children who can be explicitly told who is in a relationship and </w:t>
      </w:r>
      <w:r w:rsidR="00DF407F">
        <w:rPr>
          <w:rFonts w:ascii="Times New Roman" w:eastAsia="Times New Roman" w:hAnsi="Times New Roman" w:cs="Times New Roman"/>
        </w:rPr>
        <w:t>what its strength</w:t>
      </w:r>
      <w:r w:rsidR="0046384C">
        <w:rPr>
          <w:rFonts w:ascii="Times New Roman" w:eastAsia="Times New Roman" w:hAnsi="Times New Roman" w:cs="Times New Roman"/>
        </w:rPr>
        <w:t xml:space="preserve"> is, infants must rely on observable cues to make inferences about relationship closeness. Thus, infants’ behavior in this study can provide insight into the developmental origins of the ability to identify close relationships and make predictions about how members of such relationships should behave towards one another in the future. In one experiment (i.e., Exp. 2B), 8½- to 10-month-old infants were shown an event in which a puppet, which was positioned between two actresses, either ate from the same orange slice as one of the actresses or shared a ball with the other actress. The former event was used to denote saliva-sharing. Infants then saw the same puppet express distress; that is, the puppet appeared as though it was crying. As the puppet cried, both actresses turned towards the puppet. Thomas et al. (</w:t>
      </w:r>
      <w:r w:rsidR="003E7415">
        <w:rPr>
          <w:rFonts w:ascii="Times New Roman" w:eastAsia="Times New Roman" w:hAnsi="Times New Roman" w:cs="Times New Roman"/>
        </w:rPr>
        <w:t>2022</w:t>
      </w:r>
      <w:r w:rsidR="0046384C">
        <w:rPr>
          <w:rFonts w:ascii="Times New Roman" w:eastAsia="Times New Roman" w:hAnsi="Times New Roman" w:cs="Times New Roman"/>
        </w:rPr>
        <w:t xml:space="preserve">) reasoned that if infants expected saliva-sharers to comfort one another when distressed, then </w:t>
      </w:r>
      <w:r w:rsidR="003E7415">
        <w:rPr>
          <w:rFonts w:ascii="Times New Roman" w:eastAsia="Times New Roman" w:hAnsi="Times New Roman" w:cs="Times New Roman"/>
        </w:rPr>
        <w:t xml:space="preserve">they </w:t>
      </w:r>
      <w:r w:rsidR="0046384C">
        <w:rPr>
          <w:rFonts w:ascii="Times New Roman" w:eastAsia="Times New Roman" w:hAnsi="Times New Roman" w:cs="Times New Roman"/>
        </w:rPr>
        <w:t xml:space="preserve">should look longest and first at the actress that ate from the same orange slice as the puppet.  This is what Thomas et al. (2022) found. </w:t>
      </w:r>
    </w:p>
    <w:p w14:paraId="4E23F2BA" w14:textId="324BBFFF" w:rsidR="0046384C" w:rsidRDefault="0046384C" w:rsidP="0046384C">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One complication with this experiment is that infants might show the same pattern of looking—that is, looking first and longest towards the orange actress—even if the original </w:t>
      </w:r>
      <w:r>
        <w:rPr>
          <w:rFonts w:ascii="Times New Roman" w:eastAsia="Times New Roman" w:hAnsi="Times New Roman" w:cs="Times New Roman"/>
        </w:rPr>
        <w:lastRenderedPageBreak/>
        <w:t xml:space="preserve">puppet was replaced with a new puppet. This would suggest that infants expect food sharers to comfort </w:t>
      </w:r>
      <w:r w:rsidRPr="003C0B14">
        <w:rPr>
          <w:rFonts w:ascii="Times New Roman" w:eastAsia="Times New Roman" w:hAnsi="Times New Roman" w:cs="Times New Roman"/>
          <w:i/>
          <w:iCs/>
        </w:rPr>
        <w:t>anyone</w:t>
      </w:r>
      <w:r>
        <w:rPr>
          <w:rFonts w:ascii="Times New Roman" w:eastAsia="Times New Roman" w:hAnsi="Times New Roman" w:cs="Times New Roman"/>
        </w:rPr>
        <w:t xml:space="preserve"> in distress. Thomas et al. (2022) addressed this concern in Experiment 2D by replacing the original puppet with a new puppet </w:t>
      </w:r>
      <w:r w:rsidR="00B54C74">
        <w:rPr>
          <w:rFonts w:ascii="Times New Roman" w:eastAsia="Times New Roman" w:hAnsi="Times New Roman" w:cs="Times New Roman"/>
        </w:rPr>
        <w:t xml:space="preserve">at the beginning of </w:t>
      </w:r>
      <w:r>
        <w:rPr>
          <w:rFonts w:ascii="Times New Roman" w:eastAsia="Times New Roman" w:hAnsi="Times New Roman" w:cs="Times New Roman"/>
        </w:rPr>
        <w:t>the distress event, following the food- and ball-sharing events. They found that infants looked equally long at both actresses when the new puppet was in distress. This suggests that infants expect</w:t>
      </w:r>
      <w:r w:rsidR="00C635ED">
        <w:rPr>
          <w:rFonts w:ascii="Times New Roman" w:eastAsia="Times New Roman" w:hAnsi="Times New Roman" w:cs="Times New Roman"/>
        </w:rPr>
        <w:t>ed</w:t>
      </w:r>
      <w:r>
        <w:rPr>
          <w:rFonts w:ascii="Times New Roman" w:eastAsia="Times New Roman" w:hAnsi="Times New Roman" w:cs="Times New Roman"/>
        </w:rPr>
        <w:t xml:space="preserve"> saliva-sharers to comfort their saliva-sharing partners when those partners are distressed rather than to comfort distressed individuals generally. </w:t>
      </w:r>
    </w:p>
    <w:p w14:paraId="5423A6EE" w14:textId="5DE6B5E6" w:rsidR="0046384C" w:rsidRDefault="0046384C" w:rsidP="0046384C">
      <w:pPr>
        <w:spacing w:line="480" w:lineRule="auto"/>
        <w:ind w:firstLine="720"/>
        <w:contextualSpacing/>
        <w:rPr>
          <w:rFonts w:ascii="Times New Roman" w:eastAsia="Times New Roman" w:hAnsi="Times New Roman" w:cs="Times New Roman"/>
        </w:rPr>
      </w:pPr>
      <w:r w:rsidRPr="007C6C81">
        <w:rPr>
          <w:rFonts w:ascii="Times New Roman" w:eastAsia="Times New Roman" w:hAnsi="Times New Roman" w:cs="Times New Roman"/>
        </w:rPr>
        <w:t xml:space="preserve">In </w:t>
      </w:r>
      <w:r w:rsidR="00F55B9F">
        <w:rPr>
          <w:rFonts w:ascii="Times New Roman" w:eastAsia="Times New Roman" w:hAnsi="Times New Roman" w:cs="Times New Roman"/>
        </w:rPr>
        <w:t>the final infant study (</w:t>
      </w:r>
      <w:r>
        <w:rPr>
          <w:rFonts w:ascii="Times New Roman" w:eastAsia="Times New Roman" w:hAnsi="Times New Roman" w:cs="Times New Roman"/>
        </w:rPr>
        <w:t>Experiment 3B</w:t>
      </w:r>
      <w:r w:rsidR="00F55B9F">
        <w:rPr>
          <w:rFonts w:ascii="Times New Roman" w:eastAsia="Times New Roman" w:hAnsi="Times New Roman" w:cs="Times New Roman"/>
        </w:rPr>
        <w:t>)</w:t>
      </w:r>
      <w:r w:rsidRPr="007C6C81">
        <w:rPr>
          <w:rFonts w:ascii="Times New Roman" w:eastAsia="Times New Roman" w:hAnsi="Times New Roman" w:cs="Times New Roman"/>
        </w:rPr>
        <w:t>, Thomas et al. (2022)</w:t>
      </w:r>
      <w:r>
        <w:rPr>
          <w:rFonts w:ascii="Times New Roman" w:eastAsia="Times New Roman" w:hAnsi="Times New Roman" w:cs="Times New Roman"/>
        </w:rPr>
        <w:t xml:space="preserve"> tested whether infants’ behavior in the previous experiments were due to</w:t>
      </w:r>
      <w:r w:rsidRPr="007C6C81">
        <w:rPr>
          <w:rFonts w:ascii="Times New Roman" w:eastAsia="Times New Roman" w:hAnsi="Times New Roman" w:cs="Times New Roman"/>
        </w:rPr>
        <w:t xml:space="preserve"> </w:t>
      </w:r>
      <w:r>
        <w:rPr>
          <w:rFonts w:ascii="Times New Roman" w:eastAsia="Times New Roman" w:hAnsi="Times New Roman" w:cs="Times New Roman"/>
        </w:rPr>
        <w:t xml:space="preserve">saliva sharing specifically rather than food sharing generally. Thomas et al. (2022) tested this idea by showing infants a video in which a central actress—who was flanked by two puppets—placed her finger into her mouth, rotated it, and then placed it into one of the puppet’s mouths. The actress then placed her finger on her forehead, rotated it, and placed it on the other puppet’s forehead. </w:t>
      </w:r>
      <w:r w:rsidR="00F55B9F">
        <w:rPr>
          <w:rFonts w:ascii="Times New Roman" w:eastAsia="Times New Roman" w:hAnsi="Times New Roman" w:cs="Times New Roman"/>
        </w:rPr>
        <w:t xml:space="preserve">The </w:t>
      </w:r>
      <w:r w:rsidR="00887846">
        <w:rPr>
          <w:rFonts w:ascii="Times New Roman" w:eastAsia="Times New Roman" w:hAnsi="Times New Roman" w:cs="Times New Roman"/>
        </w:rPr>
        <w:t>actress</w:t>
      </w:r>
      <w:r w:rsidR="00F55B9F">
        <w:rPr>
          <w:rFonts w:ascii="Times New Roman" w:eastAsia="Times New Roman" w:hAnsi="Times New Roman" w:cs="Times New Roman"/>
        </w:rPr>
        <w:t xml:space="preserve"> then expressed distress and Thomas et al. (2022) measured </w:t>
      </w:r>
      <w:r>
        <w:rPr>
          <w:rFonts w:ascii="Times New Roman" w:eastAsia="Times New Roman" w:hAnsi="Times New Roman" w:cs="Times New Roman"/>
        </w:rPr>
        <w:t xml:space="preserve">which puppet infants looked </w:t>
      </w:r>
      <w:r w:rsidR="00F55B9F">
        <w:rPr>
          <w:rFonts w:ascii="Times New Roman" w:eastAsia="Times New Roman" w:hAnsi="Times New Roman" w:cs="Times New Roman"/>
        </w:rPr>
        <w:t xml:space="preserve">at longest and </w:t>
      </w:r>
      <w:r>
        <w:rPr>
          <w:rFonts w:ascii="Times New Roman" w:eastAsia="Times New Roman" w:hAnsi="Times New Roman" w:cs="Times New Roman"/>
        </w:rPr>
        <w:t xml:space="preserve">first. Although infants’ first looks were split evenly between both puppets, </w:t>
      </w:r>
      <w:r w:rsidR="00287FC4">
        <w:rPr>
          <w:rFonts w:ascii="Times New Roman" w:eastAsia="Times New Roman" w:hAnsi="Times New Roman" w:cs="Times New Roman"/>
        </w:rPr>
        <w:t xml:space="preserve">they </w:t>
      </w:r>
      <w:r>
        <w:rPr>
          <w:rFonts w:ascii="Times New Roman" w:eastAsia="Times New Roman" w:hAnsi="Times New Roman" w:cs="Times New Roman"/>
        </w:rPr>
        <w:t xml:space="preserve">did look longer at the puppet with whom the actress shared saliva. </w:t>
      </w:r>
      <w:r w:rsidRPr="00CB59D1">
        <w:rPr>
          <w:rFonts w:ascii="Times New Roman" w:eastAsia="Times New Roman" w:hAnsi="Times New Roman" w:cs="Times New Roman"/>
        </w:rPr>
        <w:t>Thomas et al. (2022) interpreted these findings</w:t>
      </w:r>
      <w:r>
        <w:rPr>
          <w:rFonts w:ascii="Times New Roman" w:eastAsia="Times New Roman" w:hAnsi="Times New Roman" w:cs="Times New Roman"/>
        </w:rPr>
        <w:t xml:space="preserve">—which were recently </w:t>
      </w:r>
      <w:r w:rsidR="00F149BE">
        <w:rPr>
          <w:rFonts w:ascii="Times New Roman" w:eastAsia="Times New Roman" w:hAnsi="Times New Roman" w:cs="Times New Roman"/>
        </w:rPr>
        <w:t xml:space="preserve">partially </w:t>
      </w:r>
      <w:r>
        <w:rPr>
          <w:rFonts w:ascii="Times New Roman" w:eastAsia="Times New Roman" w:hAnsi="Times New Roman" w:cs="Times New Roman"/>
        </w:rPr>
        <w:t>replicated</w:t>
      </w:r>
      <w:r w:rsidR="00F149BE">
        <w:rPr>
          <w:rFonts w:ascii="Times New Roman" w:eastAsia="Times New Roman" w:hAnsi="Times New Roman" w:cs="Times New Roman"/>
        </w:rPr>
        <w:t xml:space="preserve"> in a recent study by Ciftci et al. (2025)—to mean</w:t>
      </w:r>
      <w:r w:rsidRPr="00CB59D1">
        <w:rPr>
          <w:rFonts w:ascii="Times New Roman" w:eastAsia="Times New Roman" w:hAnsi="Times New Roman" w:cs="Times New Roman"/>
        </w:rPr>
        <w:t xml:space="preserve"> that</w:t>
      </w:r>
      <w:r>
        <w:rPr>
          <w:rFonts w:ascii="Times New Roman" w:eastAsia="Times New Roman" w:hAnsi="Times New Roman" w:cs="Times New Roman"/>
        </w:rPr>
        <w:t xml:space="preserve"> preverbal infants use saliva sharing specifically as a cue for identifying thick relationships and predicting that members of such relationships will comfort one another during moments of distress. </w:t>
      </w:r>
    </w:p>
    <w:p w14:paraId="76C7DEBC" w14:textId="05A20D0F" w:rsidR="0046384C" w:rsidRDefault="0046384C" w:rsidP="0046384C">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Although Thomas et al. (2022) suggested that there may be an evolutionary basis for the expectation that saliva sharers comfort each other, they remained largely agnostic about its developmental origins. However, because they do not provide a mechanism for this expectation </w:t>
      </w:r>
      <w:r>
        <w:rPr>
          <w:rFonts w:ascii="Times New Roman" w:eastAsia="Times New Roman" w:hAnsi="Times New Roman" w:cs="Times New Roman"/>
        </w:rPr>
        <w:lastRenderedPageBreak/>
        <w:t xml:space="preserve">one way or the other, it remains to be seen what the cognitive mechanism could explain it or how such </w:t>
      </w:r>
      <w:proofErr w:type="spellStart"/>
      <w:proofErr w:type="gramStart"/>
      <w:r>
        <w:rPr>
          <w:rFonts w:ascii="Times New Roman" w:eastAsia="Times New Roman" w:hAnsi="Times New Roman" w:cs="Times New Roman"/>
        </w:rPr>
        <w:t>a</w:t>
      </w:r>
      <w:proofErr w:type="spellEnd"/>
      <w:proofErr w:type="gramEnd"/>
      <w:r>
        <w:rPr>
          <w:rFonts w:ascii="Times New Roman" w:eastAsia="Times New Roman" w:hAnsi="Times New Roman" w:cs="Times New Roman"/>
        </w:rPr>
        <w:t xml:space="preserve"> expectation might arise. Given this </w:t>
      </w:r>
      <w:r w:rsidR="007E089E">
        <w:rPr>
          <w:rFonts w:ascii="Times New Roman" w:eastAsia="Times New Roman" w:hAnsi="Times New Roman" w:cs="Times New Roman"/>
        </w:rPr>
        <w:t>unanswered question</w:t>
      </w:r>
      <w:r>
        <w:rPr>
          <w:rFonts w:ascii="Times New Roman" w:eastAsia="Times New Roman" w:hAnsi="Times New Roman" w:cs="Times New Roman"/>
        </w:rPr>
        <w:t xml:space="preserve">, the primary goal of the current paper is to provide an account of the mechanism of change that underpinned infants’ expectation that comfort occurs among saliva sharers. Our central argument will be that infants’ looking behaviors in Thomas et al. (2022) can be explained by </w:t>
      </w:r>
      <w:r w:rsidRPr="003E1015">
        <w:rPr>
          <w:rFonts w:ascii="Times New Roman" w:eastAsia="Times New Roman" w:hAnsi="Times New Roman" w:cs="Times New Roman"/>
        </w:rPr>
        <w:t xml:space="preserve">a domain-general associative process that links saliva sharing and comforting </w:t>
      </w:r>
      <w:r w:rsidR="007E089E">
        <w:rPr>
          <w:rFonts w:ascii="Times New Roman" w:eastAsia="Times New Roman" w:hAnsi="Times New Roman" w:cs="Times New Roman"/>
        </w:rPr>
        <w:t>to a</w:t>
      </w:r>
      <w:r w:rsidRPr="003E1015">
        <w:rPr>
          <w:rFonts w:ascii="Times New Roman" w:eastAsia="Times New Roman" w:hAnsi="Times New Roman" w:cs="Times New Roman"/>
        </w:rPr>
        <w:t xml:space="preserve"> common </w:t>
      </w:r>
      <w:r>
        <w:rPr>
          <w:rFonts w:ascii="Times New Roman" w:eastAsia="Times New Roman" w:hAnsi="Times New Roman" w:cs="Times New Roman"/>
        </w:rPr>
        <w:t xml:space="preserve">mental </w:t>
      </w:r>
      <w:r w:rsidRPr="003E1015">
        <w:rPr>
          <w:rFonts w:ascii="Times New Roman" w:eastAsia="Times New Roman" w:hAnsi="Times New Roman" w:cs="Times New Roman"/>
        </w:rPr>
        <w:t xml:space="preserve">representation </w:t>
      </w:r>
      <w:r w:rsidR="007E089E">
        <w:rPr>
          <w:rFonts w:ascii="Times New Roman" w:eastAsia="Times New Roman" w:hAnsi="Times New Roman" w:cs="Times New Roman"/>
        </w:rPr>
        <w:t>that supports bidirectional expectations</w:t>
      </w:r>
      <w:r w:rsidRPr="00E24D95">
        <w:rPr>
          <w:rFonts w:ascii="Times New Roman" w:eastAsia="Times New Roman" w:hAnsi="Times New Roman" w:cs="Times New Roman"/>
        </w:rPr>
        <w:t>.</w:t>
      </w:r>
      <w:r>
        <w:rPr>
          <w:rFonts w:ascii="Times New Roman" w:eastAsia="Times New Roman" w:hAnsi="Times New Roman" w:cs="Times New Roman"/>
        </w:rPr>
        <w:t xml:space="preserve"> We then will show that when this proposal is implemented into a connectionist computational model, it is sufficient to explain infants’ looking behaviors in Thomas et al. (2022). </w:t>
      </w:r>
    </w:p>
    <w:p w14:paraId="6CB8D02D" w14:textId="77777777" w:rsidR="0046384C" w:rsidRDefault="0046384C" w:rsidP="0046384C">
      <w:pPr>
        <w:spacing w:line="480" w:lineRule="auto"/>
        <w:ind w:firstLine="720"/>
        <w:contextualSpacing/>
        <w:rPr>
          <w:rFonts w:ascii="Times New Roman" w:eastAsia="Times New Roman" w:hAnsi="Times New Roman" w:cs="Times New Roman"/>
        </w:rPr>
      </w:pPr>
    </w:p>
    <w:p w14:paraId="09172E2F" w14:textId="77777777" w:rsidR="0046384C" w:rsidRDefault="0046384C" w:rsidP="0046384C">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An associative learning account for how saliva sharing comes to be used to indicate comfort</w:t>
      </w:r>
      <w:r>
        <w:rPr>
          <w:rFonts w:ascii="Times New Roman" w:eastAsia="Times New Roman" w:hAnsi="Times New Roman" w:cs="Times New Roman"/>
        </w:rPr>
        <w:t xml:space="preserve"> </w:t>
      </w:r>
    </w:p>
    <w:p w14:paraId="595380D6" w14:textId="720399AF" w:rsidR="0046384C" w:rsidRDefault="0046384C" w:rsidP="0046384C">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r>
      <w:r w:rsidRPr="00E24D95">
        <w:rPr>
          <w:rFonts w:ascii="Times New Roman" w:eastAsia="Times New Roman" w:hAnsi="Times New Roman" w:cs="Times New Roman"/>
        </w:rPr>
        <w:t xml:space="preserve">Our </w:t>
      </w:r>
      <w:r w:rsidR="00AA6835">
        <w:rPr>
          <w:rFonts w:ascii="Times New Roman" w:eastAsia="Times New Roman" w:hAnsi="Times New Roman" w:cs="Times New Roman"/>
        </w:rPr>
        <w:t>central</w:t>
      </w:r>
      <w:r w:rsidR="00AA6835" w:rsidRPr="00E24D95">
        <w:rPr>
          <w:rFonts w:ascii="Times New Roman" w:eastAsia="Times New Roman" w:hAnsi="Times New Roman" w:cs="Times New Roman"/>
        </w:rPr>
        <w:t xml:space="preserve"> </w:t>
      </w:r>
      <w:r w:rsidRPr="00E24D95">
        <w:rPr>
          <w:rFonts w:ascii="Times New Roman" w:eastAsia="Times New Roman" w:hAnsi="Times New Roman" w:cs="Times New Roman"/>
        </w:rPr>
        <w:t>claim is that infants’ expectation that comforting happens among saliva sharers but not among non-saliva sharers is the product of specific visual experiences and a domain-general associative learning mechanism that operates over those experiences. Specifically, the reason infants looked longest at the actress with whom the now distressed puppet shared saliva may have been because they have learned in the real world that individuals who share saliva also comfort each other during moments of distress. At the same time, infants may have looked equally long at both actresses when the distressed puppet was not a part of the original saliva-sharing event because infants have also learned that individuals who do not share saliva typically do not comfort one another during distress. Critically, both representations—that is, a representation of saliva sharing and a representation of comforting—are established through two kinds of extensive experience. First, as infants repeatedly witness others sharing saliva in the real world, they gradually build a mental representation of those events</w:t>
      </w:r>
      <w:r>
        <w:rPr>
          <w:rFonts w:ascii="Times New Roman" w:eastAsia="Times New Roman" w:hAnsi="Times New Roman" w:cs="Times New Roman"/>
        </w:rPr>
        <w:t xml:space="preserve">. This representation will </w:t>
      </w:r>
      <w:r>
        <w:rPr>
          <w:rFonts w:ascii="Times New Roman" w:eastAsia="Times New Roman" w:hAnsi="Times New Roman" w:cs="Times New Roman"/>
        </w:rPr>
        <w:lastRenderedPageBreak/>
        <w:t>come to include</w:t>
      </w:r>
      <w:r w:rsidRPr="00E24D95">
        <w:rPr>
          <w:rFonts w:ascii="Times New Roman" w:eastAsia="Times New Roman" w:hAnsi="Times New Roman" w:cs="Times New Roman"/>
        </w:rPr>
        <w:t xml:space="preserve"> information about who shared saliva with whom.</w:t>
      </w:r>
      <w:ins w:id="1" w:author="Benton, Deon" w:date="2025-09-22T11:09:00Z" w16du:dateUtc="2025-09-22T16:09:00Z">
        <w:r w:rsidR="00CD32BA">
          <w:rPr>
            <w:rFonts w:ascii="Times New Roman" w:eastAsia="Times New Roman" w:hAnsi="Times New Roman" w:cs="Times New Roman"/>
          </w:rPr>
          <w:t xml:space="preserve"> Importantly, because the specific food items</w:t>
        </w:r>
      </w:ins>
      <w:ins w:id="2" w:author="Benton, Deon" w:date="2025-09-22T11:10:00Z" w16du:dateUtc="2025-09-22T16:10:00Z">
        <w:r w:rsidR="00CD32BA">
          <w:rPr>
            <w:rFonts w:ascii="Times New Roman" w:eastAsia="Times New Roman" w:hAnsi="Times New Roman" w:cs="Times New Roman"/>
          </w:rPr>
          <w:t xml:space="preserve"> may vary from one saliva-sharing instance to the next, the association between saliva sharing and th</w:t>
        </w:r>
        <w:r w:rsidR="00043690">
          <w:rPr>
            <w:rFonts w:ascii="Times New Roman" w:eastAsia="Times New Roman" w:hAnsi="Times New Roman" w:cs="Times New Roman"/>
          </w:rPr>
          <w:t>e internal representation will</w:t>
        </w:r>
      </w:ins>
      <w:ins w:id="3" w:author="Benton, Deon" w:date="2025-09-22T11:11:00Z" w16du:dateUtc="2025-09-22T16:11:00Z">
        <w:r w:rsidR="00043690">
          <w:rPr>
            <w:rFonts w:ascii="Times New Roman" w:eastAsia="Times New Roman" w:hAnsi="Times New Roman" w:cs="Times New Roman"/>
          </w:rPr>
          <w:t xml:space="preserve"> be</w:t>
        </w:r>
      </w:ins>
      <w:ins w:id="4" w:author="Benton, Deon" w:date="2025-09-22T11:10:00Z" w16du:dateUtc="2025-09-22T16:10:00Z">
        <w:r w:rsidR="00043690">
          <w:rPr>
            <w:rFonts w:ascii="Times New Roman" w:eastAsia="Times New Roman" w:hAnsi="Times New Roman" w:cs="Times New Roman"/>
          </w:rPr>
          <w:t xml:space="preserve"> stronger than that between any one food item and this representation. </w:t>
        </w:r>
      </w:ins>
      <w:del w:id="5" w:author="Benton, Deon" w:date="2025-09-22T11:10:00Z" w16du:dateUtc="2025-09-22T16:10:00Z">
        <w:r w:rsidRPr="00E24D95" w:rsidDel="00043690">
          <w:rPr>
            <w:rFonts w:ascii="Times New Roman" w:eastAsia="Times New Roman" w:hAnsi="Times New Roman" w:cs="Times New Roman"/>
          </w:rPr>
          <w:delText xml:space="preserve"> </w:delText>
        </w:r>
      </w:del>
      <w:r w:rsidRPr="00E24D95">
        <w:rPr>
          <w:rFonts w:ascii="Times New Roman" w:eastAsia="Times New Roman" w:hAnsi="Times New Roman" w:cs="Times New Roman"/>
        </w:rPr>
        <w:t>Second, as infants accrue experience of individuals comforting one another during moments of distress, they establish and build a parallel representation of those events.</w:t>
      </w:r>
      <w:r>
        <w:rPr>
          <w:rFonts w:ascii="Times New Roman" w:eastAsia="Times New Roman" w:hAnsi="Times New Roman" w:cs="Times New Roman"/>
        </w:rPr>
        <w:t xml:space="preserve"> </w:t>
      </w:r>
    </w:p>
    <w:p w14:paraId="77A4DE64" w14:textId="2D2F5EF8" w:rsidR="00567FD5" w:rsidRDefault="0046384C" w:rsidP="0046384C">
      <w:pPr>
        <w:spacing w:line="480" w:lineRule="auto"/>
        <w:ind w:firstLine="720"/>
        <w:contextualSpacing/>
        <w:rPr>
          <w:rFonts w:ascii="Times New Roman" w:eastAsia="Times New Roman" w:hAnsi="Times New Roman" w:cs="Times New Roman"/>
        </w:rPr>
      </w:pPr>
      <w:r w:rsidRPr="00E24D95">
        <w:rPr>
          <w:rFonts w:ascii="Times New Roman" w:eastAsia="Times New Roman" w:hAnsi="Times New Roman" w:cs="Times New Roman"/>
        </w:rPr>
        <w:t>Crucially,</w:t>
      </w:r>
      <w:ins w:id="6" w:author="Benton, Deon" w:date="2025-09-22T11:08:00Z" w16du:dateUtc="2025-09-22T16:08:00Z">
        <w:r w:rsidR="00CD32BA">
          <w:rPr>
            <w:rFonts w:ascii="Times New Roman" w:eastAsia="Times New Roman" w:hAnsi="Times New Roman" w:cs="Times New Roman"/>
          </w:rPr>
          <w:t xml:space="preserve"> what enables these</w:t>
        </w:r>
      </w:ins>
      <w:r w:rsidR="00AA6835">
        <w:rPr>
          <w:rFonts w:ascii="Times New Roman" w:eastAsia="Times New Roman" w:hAnsi="Times New Roman" w:cs="Times New Roman"/>
        </w:rPr>
        <w:t xml:space="preserve"> separate representations </w:t>
      </w:r>
      <w:ins w:id="7" w:author="Benton, Deon" w:date="2025-09-22T11:08:00Z" w16du:dateUtc="2025-09-22T16:08:00Z">
        <w:r w:rsidR="00CD32BA">
          <w:rPr>
            <w:rFonts w:ascii="Times New Roman" w:eastAsia="Times New Roman" w:hAnsi="Times New Roman" w:cs="Times New Roman"/>
          </w:rPr>
          <w:t>to merge into</w:t>
        </w:r>
      </w:ins>
      <w:r w:rsidR="00AA6835">
        <w:rPr>
          <w:rFonts w:ascii="Times New Roman" w:eastAsia="Times New Roman" w:hAnsi="Times New Roman" w:cs="Times New Roman"/>
        </w:rPr>
        <w:t xml:space="preserve"> a common one </w:t>
      </w:r>
      <w:ins w:id="8" w:author="Benton, Deon" w:date="2025-09-22T11:08:00Z" w16du:dateUtc="2025-09-22T16:08:00Z">
        <w:r w:rsidR="00CD32BA">
          <w:rPr>
            <w:rFonts w:ascii="Times New Roman" w:eastAsia="Times New Roman" w:hAnsi="Times New Roman" w:cs="Times New Roman"/>
          </w:rPr>
          <w:t xml:space="preserve">is that the </w:t>
        </w:r>
      </w:ins>
      <w:r w:rsidRPr="00E24D95">
        <w:rPr>
          <w:rFonts w:ascii="Times New Roman" w:eastAsia="Times New Roman" w:hAnsi="Times New Roman" w:cs="Times New Roman"/>
        </w:rPr>
        <w:t xml:space="preserve">same individuals who engage in saliva sharing </w:t>
      </w:r>
      <w:r w:rsidR="00F31DC8">
        <w:rPr>
          <w:rFonts w:ascii="Times New Roman" w:eastAsia="Times New Roman" w:hAnsi="Times New Roman" w:cs="Times New Roman"/>
        </w:rPr>
        <w:t>also engage in comfort giving</w:t>
      </w:r>
      <w:r w:rsidRPr="00E24D95">
        <w:rPr>
          <w:rFonts w:ascii="Times New Roman" w:eastAsia="Times New Roman" w:hAnsi="Times New Roman" w:cs="Times New Roman"/>
        </w:rPr>
        <w:t xml:space="preserve">. Thus, when infants see </w:t>
      </w:r>
      <w:r w:rsidR="00AA6835">
        <w:rPr>
          <w:rFonts w:ascii="Times New Roman" w:eastAsia="Times New Roman" w:hAnsi="Times New Roman" w:cs="Times New Roman"/>
        </w:rPr>
        <w:t>a former saliva shar</w:t>
      </w:r>
      <w:r w:rsidR="005E59E4">
        <w:rPr>
          <w:rFonts w:ascii="Times New Roman" w:eastAsia="Times New Roman" w:hAnsi="Times New Roman" w:cs="Times New Roman"/>
        </w:rPr>
        <w:t>er</w:t>
      </w:r>
      <w:r w:rsidR="00AA6835">
        <w:rPr>
          <w:rFonts w:ascii="Times New Roman" w:eastAsia="Times New Roman" w:hAnsi="Times New Roman" w:cs="Times New Roman"/>
        </w:rPr>
        <w:t xml:space="preserve"> during a comforting event</w:t>
      </w:r>
      <w:r w:rsidRPr="00E24D95">
        <w:rPr>
          <w:rFonts w:ascii="Times New Roman" w:eastAsia="Times New Roman" w:hAnsi="Times New Roman" w:cs="Times New Roman"/>
        </w:rPr>
        <w:t xml:space="preserve">, </w:t>
      </w:r>
      <w:r w:rsidR="00AA6835">
        <w:rPr>
          <w:rFonts w:ascii="Times New Roman" w:eastAsia="Times New Roman" w:hAnsi="Times New Roman" w:cs="Times New Roman"/>
        </w:rPr>
        <w:t>the presence of the saliva sharer activates the representation of saliva sharing</w:t>
      </w:r>
      <w:r w:rsidR="0032017A">
        <w:rPr>
          <w:rFonts w:ascii="Times New Roman" w:eastAsia="Times New Roman" w:hAnsi="Times New Roman" w:cs="Times New Roman"/>
        </w:rPr>
        <w:t>.</w:t>
      </w:r>
      <w:r w:rsidR="00AA6835">
        <w:rPr>
          <w:rFonts w:ascii="Times New Roman" w:eastAsia="Times New Roman" w:hAnsi="Times New Roman" w:cs="Times New Roman"/>
        </w:rPr>
        <w:t xml:space="preserve"> </w:t>
      </w:r>
      <w:r w:rsidR="0032017A">
        <w:rPr>
          <w:rFonts w:ascii="Times New Roman" w:eastAsia="Times New Roman" w:hAnsi="Times New Roman" w:cs="Times New Roman"/>
        </w:rPr>
        <w:t>While this representation is active</w:t>
      </w:r>
      <w:r w:rsidR="00AA6835">
        <w:rPr>
          <w:rFonts w:ascii="Times New Roman" w:eastAsia="Times New Roman" w:hAnsi="Times New Roman" w:cs="Times New Roman"/>
        </w:rPr>
        <w:t>,</w:t>
      </w:r>
      <w:r w:rsidRPr="00E24D95">
        <w:rPr>
          <w:rFonts w:ascii="Times New Roman" w:eastAsia="Times New Roman" w:hAnsi="Times New Roman" w:cs="Times New Roman"/>
        </w:rPr>
        <w:t xml:space="preserve"> any subsequent features that distinguish the comforting event from the saliva</w:t>
      </w:r>
      <w:r w:rsidR="005E59E4">
        <w:rPr>
          <w:rFonts w:ascii="Times New Roman" w:eastAsia="Times New Roman" w:hAnsi="Times New Roman" w:cs="Times New Roman"/>
        </w:rPr>
        <w:t xml:space="preserve"> sharing</w:t>
      </w:r>
      <w:r w:rsidRPr="00E24D95">
        <w:rPr>
          <w:rFonts w:ascii="Times New Roman" w:eastAsia="Times New Roman" w:hAnsi="Times New Roman" w:cs="Times New Roman"/>
        </w:rPr>
        <w:t xml:space="preserve"> event are incorporated into it</w:t>
      </w:r>
      <w:r w:rsidR="00CD4060">
        <w:rPr>
          <w:rFonts w:ascii="Times New Roman" w:eastAsia="Times New Roman" w:hAnsi="Times New Roman" w:cs="Times New Roman"/>
        </w:rPr>
        <w:t xml:space="preserve">. As a result, </w:t>
      </w:r>
      <w:r w:rsidR="00AA6835">
        <w:rPr>
          <w:rFonts w:ascii="Times New Roman" w:eastAsia="Times New Roman" w:hAnsi="Times New Roman" w:cs="Times New Roman"/>
        </w:rPr>
        <w:t>a common mental representation</w:t>
      </w:r>
      <w:r w:rsidR="00CD4060">
        <w:rPr>
          <w:rFonts w:ascii="Times New Roman" w:eastAsia="Times New Roman" w:hAnsi="Times New Roman" w:cs="Times New Roman"/>
        </w:rPr>
        <w:t xml:space="preserve"> emerges</w:t>
      </w:r>
      <w:r w:rsidR="00AA6835">
        <w:rPr>
          <w:rFonts w:ascii="Times New Roman" w:eastAsia="Times New Roman" w:hAnsi="Times New Roman" w:cs="Times New Roman"/>
        </w:rPr>
        <w:t xml:space="preserve"> that contains information about saliva sharing and comforting</w:t>
      </w:r>
      <w:r w:rsidRPr="00E24D95">
        <w:rPr>
          <w:rFonts w:ascii="Times New Roman" w:eastAsia="Times New Roman" w:hAnsi="Times New Roman" w:cs="Times New Roman"/>
        </w:rPr>
        <w:t xml:space="preserve">. </w:t>
      </w:r>
      <w:r w:rsidR="00567FD5">
        <w:rPr>
          <w:rFonts w:ascii="Times New Roman" w:eastAsia="Times New Roman" w:hAnsi="Times New Roman" w:cs="Times New Roman"/>
        </w:rPr>
        <w:t>A corollary of such a common representation</w:t>
      </w:r>
      <w:r w:rsidR="0072336B">
        <w:rPr>
          <w:rFonts w:ascii="Times New Roman" w:eastAsia="Times New Roman" w:hAnsi="Times New Roman" w:cs="Times New Roman"/>
        </w:rPr>
        <w:t xml:space="preserve"> that is linked to saliva sharing and comforting</w:t>
      </w:r>
      <w:r w:rsidR="00567FD5">
        <w:rPr>
          <w:rFonts w:ascii="Times New Roman" w:eastAsia="Times New Roman" w:hAnsi="Times New Roman" w:cs="Times New Roman"/>
        </w:rPr>
        <w:t xml:space="preserve"> is that infants’ expectations about </w:t>
      </w:r>
      <w:r w:rsidR="0072336B">
        <w:rPr>
          <w:rFonts w:ascii="Times New Roman" w:eastAsia="Times New Roman" w:hAnsi="Times New Roman" w:cs="Times New Roman"/>
        </w:rPr>
        <w:t>both actions</w:t>
      </w:r>
      <w:r w:rsidR="00567FD5">
        <w:rPr>
          <w:rFonts w:ascii="Times New Roman" w:eastAsia="Times New Roman" w:hAnsi="Times New Roman" w:cs="Times New Roman"/>
        </w:rPr>
        <w:t xml:space="preserve"> should be bidirectional: just as saliva sharing predicts comforting via this common representation, comforting should predict saliva sharing via the same representation.</w:t>
      </w:r>
    </w:p>
    <w:p w14:paraId="738281AF" w14:textId="1445FB89" w:rsidR="0046384C" w:rsidRDefault="008D15EF" w:rsidP="0046384C">
      <w:pPr>
        <w:spacing w:line="480" w:lineRule="auto"/>
        <w:ind w:firstLine="720"/>
        <w:contextualSpacing/>
        <w:rPr>
          <w:rFonts w:ascii="Times New Roman" w:eastAsia="Times New Roman" w:hAnsi="Times New Roman" w:cs="Times New Roman"/>
        </w:rPr>
      </w:pPr>
      <w:r w:rsidRPr="00E24D95">
        <w:rPr>
          <w:rFonts w:ascii="Times New Roman" w:eastAsia="Times New Roman" w:hAnsi="Times New Roman" w:cs="Times New Roman"/>
        </w:rPr>
        <w:t xml:space="preserve">Importantly, infants would be unable to incorporate aspects of the comforting event into the representations they have built for </w:t>
      </w:r>
      <w:r w:rsidR="00D95449">
        <w:rPr>
          <w:rFonts w:ascii="Times New Roman" w:eastAsia="Times New Roman" w:hAnsi="Times New Roman" w:cs="Times New Roman"/>
        </w:rPr>
        <w:t>saliva sharing</w:t>
      </w:r>
      <w:r w:rsidRPr="00E24D95">
        <w:rPr>
          <w:rFonts w:ascii="Times New Roman" w:eastAsia="Times New Roman" w:hAnsi="Times New Roman" w:cs="Times New Roman"/>
        </w:rPr>
        <w:t xml:space="preserve"> if they could not track which individuals shared saliva in the first place. Thus, our account assumes that infants can track the identity of individuals across space and time. Our contention that infants can track the identity of individuals is supported by research showing that this capacity emerges between 6 and 12 months of age (</w:t>
      </w:r>
      <w:proofErr w:type="spellStart"/>
      <w:r w:rsidRPr="00E24D95">
        <w:rPr>
          <w:rFonts w:ascii="Times New Roman" w:eastAsia="Times New Roman" w:hAnsi="Times New Roman" w:cs="Times New Roman"/>
        </w:rPr>
        <w:t>Káldy</w:t>
      </w:r>
      <w:proofErr w:type="spellEnd"/>
      <w:r w:rsidRPr="00E24D95">
        <w:rPr>
          <w:rFonts w:ascii="Times New Roman" w:eastAsia="Times New Roman" w:hAnsi="Times New Roman" w:cs="Times New Roman"/>
        </w:rPr>
        <w:t xml:space="preserve"> &amp; Leslie, 2003, 2005; Kibbe &amp; Leslie, 2011, 2013, 2016).</w:t>
      </w:r>
      <w:r>
        <w:rPr>
          <w:rFonts w:ascii="Times New Roman" w:eastAsia="Times New Roman" w:hAnsi="Times New Roman" w:cs="Times New Roman"/>
        </w:rPr>
        <w:t xml:space="preserve"> </w:t>
      </w:r>
      <w:r w:rsidR="0046384C" w:rsidRPr="00E24D95">
        <w:rPr>
          <w:rFonts w:ascii="Times New Roman" w:eastAsia="Times New Roman" w:hAnsi="Times New Roman" w:cs="Times New Roman"/>
        </w:rPr>
        <w:t xml:space="preserve">Given that the infants tested in Thomas et al. (2022) were 8½- to 10-month-olds—an age that falls squarely </w:t>
      </w:r>
      <w:r w:rsidR="0046384C" w:rsidRPr="00E24D95">
        <w:rPr>
          <w:rFonts w:ascii="Times New Roman" w:eastAsia="Times New Roman" w:hAnsi="Times New Roman" w:cs="Times New Roman"/>
        </w:rPr>
        <w:lastRenderedPageBreak/>
        <w:t>within this range—it is reasonable to conclude that they could track individual identities across space and time.</w:t>
      </w:r>
    </w:p>
    <w:p w14:paraId="70B5FEA6" w14:textId="30636F08" w:rsidR="0046384C" w:rsidRDefault="0046384C" w:rsidP="0046384C">
      <w:pPr>
        <w:spacing w:line="480" w:lineRule="auto"/>
        <w:ind w:firstLine="720"/>
        <w:contextualSpacing/>
        <w:rPr>
          <w:rFonts w:ascii="Times New Roman" w:eastAsia="Times New Roman" w:hAnsi="Times New Roman" w:cs="Times New Roman"/>
        </w:rPr>
      </w:pPr>
      <w:r w:rsidRPr="00E24D95">
        <w:rPr>
          <w:rFonts w:ascii="Times New Roman" w:eastAsia="Times New Roman" w:hAnsi="Times New Roman" w:cs="Times New Roman"/>
        </w:rPr>
        <w:t>Given the speculative nature of this account, in the next section we present a connectionist computational model that instantiates it to determine whether such a mechanistic proposal can capture infants’ looking behavior in Thomas et al. (2022).</w:t>
      </w:r>
      <w:r>
        <w:rPr>
          <w:rFonts w:ascii="Times New Roman" w:eastAsia="Times New Roman" w:hAnsi="Times New Roman" w:cs="Times New Roman"/>
        </w:rPr>
        <w:t xml:space="preserve"> Across </w:t>
      </w:r>
      <w:r w:rsidR="00B93B44">
        <w:rPr>
          <w:rFonts w:ascii="Times New Roman" w:eastAsia="Times New Roman" w:hAnsi="Times New Roman" w:cs="Times New Roman"/>
        </w:rPr>
        <w:t>two simulations</w:t>
      </w:r>
      <w:r>
        <w:rPr>
          <w:rFonts w:ascii="Times New Roman" w:eastAsia="Times New Roman" w:hAnsi="Times New Roman" w:cs="Times New Roman"/>
        </w:rPr>
        <w:t xml:space="preserve">, we not only show that </w:t>
      </w:r>
      <w:r w:rsidR="00B93B44">
        <w:rPr>
          <w:rFonts w:ascii="Times New Roman" w:eastAsia="Times New Roman" w:hAnsi="Times New Roman" w:cs="Times New Roman"/>
        </w:rPr>
        <w:t xml:space="preserve">a computational instantiation of our proposal </w:t>
      </w:r>
      <w:r>
        <w:rPr>
          <w:rFonts w:ascii="Times New Roman" w:eastAsia="Times New Roman" w:hAnsi="Times New Roman" w:cs="Times New Roman"/>
        </w:rPr>
        <w:t>is sufficient to explain infants’ looking responses in Thomas et al. (2022)</w:t>
      </w:r>
      <w:r w:rsidR="00B93B44">
        <w:rPr>
          <w:rFonts w:ascii="Times New Roman" w:eastAsia="Times New Roman" w:hAnsi="Times New Roman" w:cs="Times New Roman"/>
        </w:rPr>
        <w:t xml:space="preserve"> (Simulation 1</w:t>
      </w:r>
      <w:proofErr w:type="gramStart"/>
      <w:r w:rsidR="00B93B44">
        <w:rPr>
          <w:rFonts w:ascii="Times New Roman" w:eastAsia="Times New Roman" w:hAnsi="Times New Roman" w:cs="Times New Roman"/>
        </w:rPr>
        <w:t>)</w:t>
      </w:r>
      <w:proofErr w:type="gramEnd"/>
      <w:r>
        <w:rPr>
          <w:rFonts w:ascii="Times New Roman" w:eastAsia="Times New Roman" w:hAnsi="Times New Roman" w:cs="Times New Roman"/>
        </w:rPr>
        <w:t xml:space="preserve"> but </w:t>
      </w:r>
      <w:r w:rsidR="006C0EBF">
        <w:rPr>
          <w:rFonts w:ascii="Times New Roman" w:eastAsia="Times New Roman" w:hAnsi="Times New Roman" w:cs="Times New Roman"/>
        </w:rPr>
        <w:t xml:space="preserve">we </w:t>
      </w:r>
      <w:r w:rsidR="00B93B44">
        <w:rPr>
          <w:rFonts w:ascii="Times New Roman" w:eastAsia="Times New Roman" w:hAnsi="Times New Roman" w:cs="Times New Roman"/>
        </w:rPr>
        <w:t>also show that these expectations might be bidirectional in nature (Simulation 2)</w:t>
      </w:r>
      <w:r>
        <w:rPr>
          <w:rFonts w:ascii="Times New Roman" w:eastAsia="Times New Roman" w:hAnsi="Times New Roman" w:cs="Times New Roman"/>
        </w:rPr>
        <w:t xml:space="preserve">. </w:t>
      </w:r>
    </w:p>
    <w:p w14:paraId="10F70BB0" w14:textId="77777777" w:rsidR="0046384C" w:rsidRDefault="0046384C" w:rsidP="0046384C">
      <w:pPr>
        <w:spacing w:line="480" w:lineRule="auto"/>
        <w:contextualSpacing/>
        <w:rPr>
          <w:rFonts w:ascii="Times New Roman" w:eastAsia="Times New Roman" w:hAnsi="Times New Roman" w:cs="Times New Roman"/>
        </w:rPr>
      </w:pPr>
    </w:p>
    <w:p w14:paraId="70880945" w14:textId="77777777" w:rsidR="0046384C" w:rsidRDefault="0046384C" w:rsidP="0046384C">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General Method</w:t>
      </w:r>
    </w:p>
    <w:p w14:paraId="2DD88DF5" w14:textId="77777777" w:rsidR="0046384C" w:rsidRDefault="0046384C" w:rsidP="0046384C">
      <w:pPr>
        <w:spacing w:line="480" w:lineRule="auto"/>
        <w:contextualSpacing/>
        <w:rPr>
          <w:rFonts w:ascii="Times New Roman" w:eastAsia="Times New Roman" w:hAnsi="Times New Roman" w:cs="Times New Roman"/>
          <w:b/>
          <w:bCs/>
          <w:i/>
          <w:iCs/>
        </w:rPr>
      </w:pPr>
      <w:r>
        <w:rPr>
          <w:rFonts w:ascii="Times New Roman" w:eastAsia="Times New Roman" w:hAnsi="Times New Roman" w:cs="Times New Roman"/>
          <w:b/>
          <w:bCs/>
          <w:i/>
          <w:iCs/>
        </w:rPr>
        <w:t>Network Architecture</w:t>
      </w:r>
    </w:p>
    <w:p w14:paraId="67CACD70" w14:textId="341C725D" w:rsidR="0046384C" w:rsidRDefault="0046384C" w:rsidP="0046384C">
      <w:pPr>
        <w:spacing w:line="480" w:lineRule="auto"/>
        <w:contextualSpacing/>
        <w:rPr>
          <w:rFonts w:ascii="Times New Roman" w:hAnsi="Times New Roman" w:cs="Times New Roman"/>
        </w:rPr>
      </w:pPr>
      <w:r>
        <w:rPr>
          <w:rFonts w:ascii="Times New Roman" w:eastAsia="Times New Roman" w:hAnsi="Times New Roman" w:cs="Times New Roman"/>
        </w:rPr>
        <w:tab/>
        <w:t xml:space="preserve">The </w:t>
      </w:r>
      <w:r w:rsidR="00BE2ACA">
        <w:rPr>
          <w:rFonts w:ascii="Times New Roman" w:eastAsia="Times New Roman" w:hAnsi="Times New Roman" w:cs="Times New Roman"/>
        </w:rPr>
        <w:t>simulations reported here</w:t>
      </w:r>
      <w:r>
        <w:rPr>
          <w:rFonts w:ascii="Times New Roman" w:eastAsia="Times New Roman" w:hAnsi="Times New Roman" w:cs="Times New Roman"/>
        </w:rPr>
        <w:t xml:space="preserve"> used a three-layer, feedforward</w:t>
      </w:r>
      <w:r w:rsidR="0032017A">
        <w:rPr>
          <w:rFonts w:ascii="Times New Roman" w:eastAsia="Times New Roman" w:hAnsi="Times New Roman" w:cs="Times New Roman"/>
        </w:rPr>
        <w:t>,</w:t>
      </w:r>
      <w:r>
        <w:rPr>
          <w:rFonts w:ascii="Times New Roman" w:eastAsia="Times New Roman" w:hAnsi="Times New Roman" w:cs="Times New Roman"/>
        </w:rPr>
        <w:t xml:space="preserve"> </w:t>
      </w:r>
      <w:proofErr w:type="spellStart"/>
      <w:r>
        <w:rPr>
          <w:rFonts w:ascii="Times New Roman" w:eastAsia="Times New Roman" w:hAnsi="Times New Roman" w:cs="Times New Roman"/>
        </w:rPr>
        <w:t>autoassociative</w:t>
      </w:r>
      <w:proofErr w:type="spellEnd"/>
      <w:r>
        <w:rPr>
          <w:rFonts w:ascii="Times New Roman" w:eastAsia="Times New Roman" w:hAnsi="Times New Roman" w:cs="Times New Roman"/>
        </w:rPr>
        <w:t xml:space="preserve"> neural network model (e.g., Mareschal et al., 2000) trained with backpropagation in cross-entropy error (e.g., Rumelhart et al., 1986). The hidden and output units used a sigmoid activation function. </w:t>
      </w:r>
      <w:r w:rsidRPr="001547A5">
        <w:rPr>
          <w:rFonts w:ascii="Times New Roman" w:hAnsi="Times New Roman" w:cs="Times New Roman"/>
        </w:rPr>
        <w:t xml:space="preserve">Gaussian noise was added to </w:t>
      </w:r>
      <w:r>
        <w:rPr>
          <w:rFonts w:ascii="Times New Roman" w:hAnsi="Times New Roman" w:cs="Times New Roman"/>
        </w:rPr>
        <w:t xml:space="preserve">input activations </w:t>
      </w:r>
      <w:r w:rsidRPr="001547A5">
        <w:rPr>
          <w:rFonts w:ascii="Times New Roman" w:hAnsi="Times New Roman" w:cs="Times New Roman"/>
        </w:rPr>
        <w:t xml:space="preserve">to reflect </w:t>
      </w:r>
      <w:r>
        <w:rPr>
          <w:rFonts w:ascii="Times New Roman" w:hAnsi="Times New Roman" w:cs="Times New Roman"/>
        </w:rPr>
        <w:t>infants’ noisy sensory processing</w:t>
      </w:r>
      <w:r w:rsidRPr="001547A5">
        <w:rPr>
          <w:rFonts w:ascii="Times New Roman" w:hAnsi="Times New Roman" w:cs="Times New Roman"/>
        </w:rPr>
        <w:t xml:space="preserve"> </w:t>
      </w:r>
      <w:r>
        <w:rPr>
          <w:rFonts w:ascii="Times New Roman" w:hAnsi="Times New Roman" w:cs="Times New Roman"/>
        </w:rPr>
        <w:t>(</w:t>
      </w:r>
      <w:r w:rsidRPr="001547A5">
        <w:rPr>
          <w:rFonts w:ascii="Times New Roman" w:hAnsi="Times New Roman" w:cs="Times New Roman"/>
        </w:rPr>
        <w:t>M = 0, SD = 0.</w:t>
      </w:r>
      <w:del w:id="9" w:author="Benton, Deon" w:date="2025-09-22T11:42:00Z" w16du:dateUtc="2025-09-22T16:42:00Z">
        <w:r w:rsidDel="002A18EE">
          <w:rPr>
            <w:rFonts w:ascii="Times New Roman" w:hAnsi="Times New Roman" w:cs="Times New Roman"/>
          </w:rPr>
          <w:delText>175</w:delText>
        </w:r>
      </w:del>
      <w:ins w:id="10" w:author="Benton, Deon" w:date="2025-09-22T11:42:00Z" w16du:dateUtc="2025-09-22T16:42:00Z">
        <w:r w:rsidR="002A18EE">
          <w:rPr>
            <w:rFonts w:ascii="Times New Roman" w:hAnsi="Times New Roman" w:cs="Times New Roman"/>
          </w:rPr>
          <w:t>2</w:t>
        </w:r>
      </w:ins>
      <w:r w:rsidRPr="001547A5">
        <w:rPr>
          <w:rFonts w:ascii="Times New Roman" w:hAnsi="Times New Roman" w:cs="Times New Roman"/>
        </w:rPr>
        <w:t>)</w:t>
      </w:r>
      <w:r>
        <w:rPr>
          <w:rFonts w:ascii="Times New Roman" w:hAnsi="Times New Roman" w:cs="Times New Roman"/>
        </w:rPr>
        <w:t xml:space="preserve">. </w:t>
      </w:r>
    </w:p>
    <w:p w14:paraId="6A382EEE" w14:textId="0FEE874C" w:rsidR="0046384C" w:rsidRPr="005D5DBB" w:rsidRDefault="003B37FF" w:rsidP="0046384C">
      <w:pPr>
        <w:keepNext/>
        <w:spacing w:line="240" w:lineRule="auto"/>
        <w:contextualSpacing/>
      </w:pPr>
      <w:r>
        <w:rPr>
          <w:rFonts w:ascii="Times New Roman" w:hAnsi="Times New Roman" w:cs="Times New Roman"/>
          <w:noProof/>
          <w:color w:val="000000" w:themeColor="text1"/>
        </w:rPr>
        <w:lastRenderedPageBreak/>
        <w:drawing>
          <wp:inline distT="0" distB="0" distL="0" distR="0" wp14:anchorId="7671DC1A" wp14:editId="681585C3">
            <wp:extent cx="5943600" cy="4192905"/>
            <wp:effectExtent l="0" t="0" r="0" b="0"/>
            <wp:docPr id="744736403" name="Picture 1" descr="A diagram of different types of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736403" name="Picture 1" descr="A diagram of different types of squares&#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943600" cy="4192905"/>
                    </a:xfrm>
                    <a:prstGeom prst="rect">
                      <a:avLst/>
                    </a:prstGeom>
                  </pic:spPr>
                </pic:pic>
              </a:graphicData>
            </a:graphic>
          </wp:inline>
        </w:drawing>
      </w:r>
      <w:r w:rsidR="0046384C" w:rsidRPr="00FD691F">
        <w:rPr>
          <w:rFonts w:ascii="Times New Roman" w:hAnsi="Times New Roman" w:cs="Times New Roman"/>
          <w:color w:val="000000" w:themeColor="text1"/>
        </w:rPr>
        <w:t xml:space="preserve">Figure </w:t>
      </w:r>
      <w:r w:rsidR="0046384C" w:rsidRPr="00FD691F">
        <w:rPr>
          <w:rFonts w:ascii="Times New Roman" w:hAnsi="Times New Roman" w:cs="Times New Roman"/>
          <w:color w:val="000000" w:themeColor="text1"/>
        </w:rPr>
        <w:fldChar w:fldCharType="begin"/>
      </w:r>
      <w:r w:rsidR="0046384C" w:rsidRPr="00FD691F">
        <w:rPr>
          <w:rFonts w:ascii="Times New Roman" w:hAnsi="Times New Roman" w:cs="Times New Roman"/>
          <w:color w:val="000000" w:themeColor="text1"/>
        </w:rPr>
        <w:instrText xml:space="preserve"> SEQ Figure \* ARABIC </w:instrText>
      </w:r>
      <w:r w:rsidR="0046384C" w:rsidRPr="00FD691F">
        <w:rPr>
          <w:rFonts w:ascii="Times New Roman" w:hAnsi="Times New Roman" w:cs="Times New Roman"/>
          <w:color w:val="000000" w:themeColor="text1"/>
        </w:rPr>
        <w:fldChar w:fldCharType="separate"/>
      </w:r>
      <w:r w:rsidR="0046384C">
        <w:rPr>
          <w:rFonts w:ascii="Times New Roman" w:hAnsi="Times New Roman" w:cs="Times New Roman"/>
          <w:noProof/>
          <w:color w:val="000000" w:themeColor="text1"/>
        </w:rPr>
        <w:t>1</w:t>
      </w:r>
      <w:r w:rsidR="0046384C" w:rsidRPr="00FD691F">
        <w:rPr>
          <w:rFonts w:ascii="Times New Roman" w:hAnsi="Times New Roman" w:cs="Times New Roman"/>
          <w:color w:val="000000" w:themeColor="text1"/>
        </w:rPr>
        <w:fldChar w:fldCharType="end"/>
      </w:r>
      <w:r w:rsidR="0046384C" w:rsidRPr="00FD691F">
        <w:rPr>
          <w:rFonts w:ascii="Times New Roman" w:hAnsi="Times New Roman" w:cs="Times New Roman"/>
          <w:color w:val="000000" w:themeColor="text1"/>
        </w:rPr>
        <w:t xml:space="preserve">. Schematic of </w:t>
      </w:r>
      <w:r w:rsidR="00AE60E4">
        <w:rPr>
          <w:rFonts w:ascii="Times New Roman" w:hAnsi="Times New Roman" w:cs="Times New Roman"/>
          <w:color w:val="000000" w:themeColor="text1"/>
        </w:rPr>
        <w:t>an</w:t>
      </w:r>
      <w:r w:rsidR="00AE60E4" w:rsidRPr="00FD691F">
        <w:rPr>
          <w:rFonts w:ascii="Times New Roman" w:hAnsi="Times New Roman" w:cs="Times New Roman"/>
          <w:color w:val="000000" w:themeColor="text1"/>
        </w:rPr>
        <w:t xml:space="preserve"> </w:t>
      </w:r>
      <w:r w:rsidR="0046384C" w:rsidRPr="00FD691F">
        <w:rPr>
          <w:rFonts w:ascii="Times New Roman" w:hAnsi="Times New Roman" w:cs="Times New Roman"/>
          <w:color w:val="000000" w:themeColor="text1"/>
        </w:rPr>
        <w:t>untrained model architecture used in the current simulations.</w:t>
      </w:r>
      <w:r w:rsidR="0046384C" w:rsidRPr="00FD691F">
        <w:rPr>
          <w:rFonts w:ascii="Times New Roman" w:hAnsi="Times New Roman" w:cs="Times New Roman"/>
          <w:i/>
          <w:iCs/>
          <w:color w:val="000000" w:themeColor="text1"/>
        </w:rPr>
        <w:t xml:space="preserve"> </w:t>
      </w:r>
      <w:r w:rsidR="0046384C">
        <w:rPr>
          <w:rFonts w:ascii="Times New Roman" w:hAnsi="Times New Roman" w:cs="Times New Roman"/>
          <w:color w:val="000000" w:themeColor="text1"/>
        </w:rPr>
        <w:t>The input and output groups are identical. The input groups are written in bold. The model consisted of nine structurally identical input and output groups: People Left/Right, Saliva Sharing Left/Right Identity, Comforting Left/Right Identity, Comforting Action, Distressed Action,</w:t>
      </w:r>
      <w:r w:rsidR="00E76EAB">
        <w:rPr>
          <w:rFonts w:ascii="Times New Roman" w:hAnsi="Times New Roman" w:cs="Times New Roman"/>
          <w:color w:val="000000" w:themeColor="text1"/>
        </w:rPr>
        <w:t xml:space="preserve"> Food Item</w:t>
      </w:r>
      <w:ins w:id="11" w:author="Benton, Deon" w:date="2025-09-22T11:50:00Z" w16du:dateUtc="2025-09-22T16:50:00Z">
        <w:r w:rsidR="00760F22">
          <w:rPr>
            <w:rFonts w:ascii="Times New Roman" w:hAnsi="Times New Roman" w:cs="Times New Roman"/>
            <w:color w:val="000000" w:themeColor="text1"/>
          </w:rPr>
          <w:t>,</w:t>
        </w:r>
      </w:ins>
      <w:r w:rsidR="0046384C">
        <w:rPr>
          <w:rFonts w:ascii="Times New Roman" w:hAnsi="Times New Roman" w:cs="Times New Roman"/>
          <w:color w:val="000000" w:themeColor="text1"/>
        </w:rPr>
        <w:t xml:space="preserve"> and Saliva Sharing Action. The specific feature that a given unit coded for is shown in italics within each group.  </w:t>
      </w:r>
    </w:p>
    <w:p w14:paraId="086D5A39" w14:textId="77777777" w:rsidR="0046384C" w:rsidRDefault="0046384C" w:rsidP="0046384C">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r>
    </w:p>
    <w:p w14:paraId="662AF68D" w14:textId="77EE8EAE" w:rsidR="0046384C" w:rsidRDefault="0046384C" w:rsidP="0046384C">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The model consisted of three layers (Figure 1). There were </w:t>
      </w:r>
      <w:ins w:id="12" w:author="Benton, Deon" w:date="2025-09-22T11:11:00Z" w16du:dateUtc="2025-09-22T16:11:00Z">
        <w:r w:rsidR="00043690">
          <w:rPr>
            <w:rFonts w:ascii="Times New Roman" w:eastAsia="Times New Roman" w:hAnsi="Times New Roman" w:cs="Times New Roman"/>
          </w:rPr>
          <w:t>14</w:t>
        </w:r>
        <w:r w:rsidR="00043690">
          <w:rPr>
            <w:rFonts w:ascii="Times New Roman" w:eastAsia="Times New Roman" w:hAnsi="Times New Roman" w:cs="Times New Roman"/>
          </w:rPr>
          <w:t>7</w:t>
        </w:r>
        <w:r w:rsidR="00043690">
          <w:rPr>
            <w:rFonts w:ascii="Times New Roman" w:eastAsia="Times New Roman" w:hAnsi="Times New Roman" w:cs="Times New Roman"/>
          </w:rPr>
          <w:t xml:space="preserve"> </w:t>
        </w:r>
      </w:ins>
      <w:r>
        <w:rPr>
          <w:rFonts w:ascii="Times New Roman" w:eastAsia="Times New Roman" w:hAnsi="Times New Roman" w:cs="Times New Roman"/>
        </w:rPr>
        <w:t xml:space="preserve">input units, 30 hidden units, and </w:t>
      </w:r>
      <w:ins w:id="13" w:author="Benton, Deon" w:date="2025-09-22T11:11:00Z" w16du:dateUtc="2025-09-22T16:11:00Z">
        <w:r w:rsidR="00043690">
          <w:rPr>
            <w:rFonts w:ascii="Times New Roman" w:eastAsia="Times New Roman" w:hAnsi="Times New Roman" w:cs="Times New Roman"/>
          </w:rPr>
          <w:t>14</w:t>
        </w:r>
        <w:r w:rsidR="00043690">
          <w:rPr>
            <w:rFonts w:ascii="Times New Roman" w:eastAsia="Times New Roman" w:hAnsi="Times New Roman" w:cs="Times New Roman"/>
          </w:rPr>
          <w:t>7</w:t>
        </w:r>
        <w:r w:rsidR="00043690">
          <w:rPr>
            <w:rFonts w:ascii="Times New Roman" w:eastAsia="Times New Roman" w:hAnsi="Times New Roman" w:cs="Times New Roman"/>
          </w:rPr>
          <w:t xml:space="preserve"> </w:t>
        </w:r>
      </w:ins>
      <w:r>
        <w:rPr>
          <w:rFonts w:ascii="Times New Roman" w:eastAsia="Times New Roman" w:hAnsi="Times New Roman" w:cs="Times New Roman"/>
        </w:rPr>
        <w:t xml:space="preserve">output units. The </w:t>
      </w:r>
      <w:ins w:id="14" w:author="Benton, Deon" w:date="2025-09-22T11:11:00Z" w16du:dateUtc="2025-09-22T16:11:00Z">
        <w:r w:rsidR="00043690">
          <w:rPr>
            <w:rFonts w:ascii="Times New Roman" w:eastAsia="Times New Roman" w:hAnsi="Times New Roman" w:cs="Times New Roman"/>
          </w:rPr>
          <w:t>14</w:t>
        </w:r>
        <w:r w:rsidR="00043690">
          <w:rPr>
            <w:rFonts w:ascii="Times New Roman" w:eastAsia="Times New Roman" w:hAnsi="Times New Roman" w:cs="Times New Roman"/>
          </w:rPr>
          <w:t>7</w:t>
        </w:r>
        <w:r w:rsidR="00043690">
          <w:rPr>
            <w:rFonts w:ascii="Times New Roman" w:eastAsia="Times New Roman" w:hAnsi="Times New Roman" w:cs="Times New Roman"/>
          </w:rPr>
          <w:t xml:space="preserve"> </w:t>
        </w:r>
      </w:ins>
      <w:r>
        <w:rPr>
          <w:rFonts w:ascii="Times New Roman" w:eastAsia="Times New Roman" w:hAnsi="Times New Roman" w:cs="Times New Roman"/>
        </w:rPr>
        <w:t xml:space="preserve">input and output units were divided into </w:t>
      </w:r>
      <w:ins w:id="15" w:author="Benton, Deon" w:date="2025-09-22T11:11:00Z" w16du:dateUtc="2025-09-22T16:11:00Z">
        <w:r w:rsidR="00043690">
          <w:rPr>
            <w:rFonts w:ascii="Times New Roman" w:eastAsia="Times New Roman" w:hAnsi="Times New Roman" w:cs="Times New Roman"/>
          </w:rPr>
          <w:t>10</w:t>
        </w:r>
        <w:r w:rsidR="00043690">
          <w:rPr>
            <w:rFonts w:ascii="Times New Roman" w:eastAsia="Times New Roman" w:hAnsi="Times New Roman" w:cs="Times New Roman"/>
          </w:rPr>
          <w:t xml:space="preserve"> </w:t>
        </w:r>
      </w:ins>
      <w:r>
        <w:rPr>
          <w:rFonts w:ascii="Times New Roman" w:eastAsia="Times New Roman" w:hAnsi="Times New Roman" w:cs="Times New Roman"/>
        </w:rPr>
        <w:t xml:space="preserve">groups of units—the output groups were identical to the input groups. These groups—along with the number of units that comprised them—are listed and shown in Figure 1. A few things are worth noting about the model architecture. The first is that the </w:t>
      </w:r>
      <w:r w:rsidRPr="00592881">
        <w:rPr>
          <w:rFonts w:ascii="Times New Roman" w:eastAsia="Times New Roman" w:hAnsi="Times New Roman" w:cs="Times New Roman"/>
        </w:rPr>
        <w:t xml:space="preserve">Saliva Sharing Identity and Comforting Identity groups captured </w:t>
      </w:r>
      <w:r>
        <w:rPr>
          <w:rFonts w:ascii="Times New Roman" w:eastAsia="Times New Roman" w:hAnsi="Times New Roman" w:cs="Times New Roman"/>
        </w:rPr>
        <w:t xml:space="preserve">the </w:t>
      </w:r>
      <w:r>
        <w:rPr>
          <w:rFonts w:ascii="Times New Roman" w:eastAsia="Times New Roman" w:hAnsi="Times New Roman" w:cs="Times New Roman"/>
          <w:i/>
          <w:iCs/>
        </w:rPr>
        <w:t>property</w:t>
      </w:r>
      <w:r>
        <w:rPr>
          <w:rFonts w:ascii="Times New Roman" w:eastAsia="Times New Roman" w:hAnsi="Times New Roman" w:cs="Times New Roman"/>
        </w:rPr>
        <w:t xml:space="preserve"> of being a</w:t>
      </w:r>
      <w:r w:rsidRPr="00592881">
        <w:rPr>
          <w:rFonts w:ascii="Times New Roman" w:eastAsia="Times New Roman" w:hAnsi="Times New Roman" w:cs="Times New Roman"/>
        </w:rPr>
        <w:t xml:space="preserve"> saliva sharer or comforter</w:t>
      </w:r>
      <w:r>
        <w:rPr>
          <w:rFonts w:ascii="Times New Roman" w:eastAsia="Times New Roman" w:hAnsi="Times New Roman" w:cs="Times New Roman"/>
        </w:rPr>
        <w:t>;</w:t>
      </w:r>
      <w:r w:rsidRPr="00592881">
        <w:rPr>
          <w:rFonts w:ascii="Times New Roman" w:eastAsia="Times New Roman" w:hAnsi="Times New Roman" w:cs="Times New Roman"/>
        </w:rPr>
        <w:t xml:space="preserve"> the Saliva Sharing Action and Comforting Action groups captured </w:t>
      </w:r>
      <w:r>
        <w:rPr>
          <w:rFonts w:ascii="Times New Roman" w:eastAsia="Times New Roman" w:hAnsi="Times New Roman" w:cs="Times New Roman"/>
        </w:rPr>
        <w:t xml:space="preserve">the </w:t>
      </w:r>
      <w:r>
        <w:rPr>
          <w:rFonts w:ascii="Times New Roman" w:eastAsia="Times New Roman" w:hAnsi="Times New Roman" w:cs="Times New Roman"/>
          <w:i/>
          <w:iCs/>
        </w:rPr>
        <w:t xml:space="preserve">action </w:t>
      </w:r>
      <w:r>
        <w:rPr>
          <w:rFonts w:ascii="Times New Roman" w:eastAsia="Times New Roman" w:hAnsi="Times New Roman" w:cs="Times New Roman"/>
        </w:rPr>
        <w:t>of engaging</w:t>
      </w:r>
      <w:r w:rsidRPr="00592881">
        <w:rPr>
          <w:rFonts w:ascii="Times New Roman" w:eastAsia="Times New Roman" w:hAnsi="Times New Roman" w:cs="Times New Roman"/>
        </w:rPr>
        <w:t xml:space="preserve"> in saliva sharing or comforting.</w:t>
      </w:r>
      <w:r>
        <w:rPr>
          <w:rFonts w:ascii="Times New Roman" w:eastAsia="Times New Roman" w:hAnsi="Times New Roman" w:cs="Times New Roman"/>
        </w:rPr>
        <w:t xml:space="preserve"> By separating an individual’s property from its action, it was possible for the model </w:t>
      </w:r>
      <w:r>
        <w:rPr>
          <w:rFonts w:ascii="Times New Roman" w:eastAsia="Times New Roman" w:hAnsi="Times New Roman" w:cs="Times New Roman"/>
        </w:rPr>
        <w:lastRenderedPageBreak/>
        <w:t xml:space="preserve">to </w:t>
      </w:r>
      <w:r w:rsidRPr="00592881">
        <w:rPr>
          <w:rFonts w:ascii="Times New Roman" w:eastAsia="Times New Roman" w:hAnsi="Times New Roman" w:cs="Times New Roman"/>
        </w:rPr>
        <w:t xml:space="preserve">represent situations in which a former comforter </w:t>
      </w:r>
      <w:r>
        <w:rPr>
          <w:rFonts w:ascii="Times New Roman" w:eastAsia="Times New Roman" w:hAnsi="Times New Roman" w:cs="Times New Roman"/>
        </w:rPr>
        <w:t>engages</w:t>
      </w:r>
      <w:r w:rsidRPr="00592881">
        <w:rPr>
          <w:rFonts w:ascii="Times New Roman" w:eastAsia="Times New Roman" w:hAnsi="Times New Roman" w:cs="Times New Roman"/>
        </w:rPr>
        <w:t xml:space="preserve"> in saliva sharing or a former saliva sharer </w:t>
      </w:r>
      <w:r>
        <w:rPr>
          <w:rFonts w:ascii="Times New Roman" w:eastAsia="Times New Roman" w:hAnsi="Times New Roman" w:cs="Times New Roman"/>
        </w:rPr>
        <w:t>engages in comforting. The second is that for each input group, the model’s task was to activate in the output layer exactly those units that were active in the input layer. The third is that localist representations—in which a single unit represented a single concept—were adopted for each group to simplify the interpretation and analysis of the model. We have no reason to believe that the model’s performance would differ if richer representations were used. The fourth is that although the names of the groups and features were conceptually laden (e.g., Distressed Action), we do not intend to suggest that infants see these features in a semantically meaningful or rich way. We use these terms simply to make it easier to understand the structure of the model. The final comment is that because saliva/non-saliva sharing and comforting/non-comforting necessarily occur between two people, it was always the case in the current simulation that the model always saw two people (i.e., at all points a single unit was turned on in the People Left and Right groups).</w:t>
      </w:r>
    </w:p>
    <w:p w14:paraId="194161C2" w14:textId="77777777" w:rsidR="0046384C" w:rsidRDefault="0046384C" w:rsidP="0046384C">
      <w:pPr>
        <w:spacing w:line="480" w:lineRule="auto"/>
        <w:contextualSpacing/>
        <w:rPr>
          <w:rFonts w:ascii="Times New Roman" w:eastAsia="Times New Roman" w:hAnsi="Times New Roman" w:cs="Times New Roman"/>
        </w:rPr>
      </w:pPr>
    </w:p>
    <w:p w14:paraId="7C4FFD7B" w14:textId="77777777" w:rsidR="0046384C" w:rsidRDefault="0046384C" w:rsidP="0046384C">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 xml:space="preserve">Pretraining </w:t>
      </w:r>
    </w:p>
    <w:p w14:paraId="23BC45C1" w14:textId="77777777" w:rsidR="0046384C" w:rsidRPr="001B1679" w:rsidRDefault="0046384C" w:rsidP="0046384C">
      <w:pPr>
        <w:pStyle w:val="Caption"/>
        <w:keepNext/>
        <w:contextualSpacing/>
        <w:rPr>
          <w:rFonts w:ascii="Times New Roman" w:hAnsi="Times New Roman" w:cs="Times New Roman"/>
          <w:i w:val="0"/>
          <w:iCs w:val="0"/>
          <w:color w:val="000000" w:themeColor="text1"/>
          <w:sz w:val="24"/>
          <w:szCs w:val="24"/>
        </w:rPr>
      </w:pPr>
      <w:r w:rsidRPr="001B1679">
        <w:rPr>
          <w:rFonts w:ascii="Times New Roman" w:hAnsi="Times New Roman" w:cs="Times New Roman"/>
          <w:i w:val="0"/>
          <w:iCs w:val="0"/>
          <w:color w:val="000000" w:themeColor="text1"/>
          <w:sz w:val="24"/>
          <w:szCs w:val="24"/>
        </w:rPr>
        <w:t xml:space="preserve">Table </w:t>
      </w:r>
      <w:r w:rsidRPr="001B1679">
        <w:rPr>
          <w:rFonts w:ascii="Times New Roman" w:hAnsi="Times New Roman" w:cs="Times New Roman"/>
          <w:i w:val="0"/>
          <w:iCs w:val="0"/>
          <w:color w:val="000000" w:themeColor="text1"/>
          <w:sz w:val="24"/>
          <w:szCs w:val="24"/>
        </w:rPr>
        <w:fldChar w:fldCharType="begin"/>
      </w:r>
      <w:r w:rsidRPr="001B1679">
        <w:rPr>
          <w:rFonts w:ascii="Times New Roman" w:hAnsi="Times New Roman" w:cs="Times New Roman"/>
          <w:i w:val="0"/>
          <w:iCs w:val="0"/>
          <w:color w:val="000000" w:themeColor="text1"/>
          <w:sz w:val="24"/>
          <w:szCs w:val="24"/>
        </w:rPr>
        <w:instrText xml:space="preserve"> SEQ Table \* ARABIC </w:instrText>
      </w:r>
      <w:r w:rsidRPr="001B1679">
        <w:rPr>
          <w:rFonts w:ascii="Times New Roman" w:hAnsi="Times New Roman" w:cs="Times New Roman"/>
          <w:i w:val="0"/>
          <w:iCs w:val="0"/>
          <w:color w:val="000000" w:themeColor="text1"/>
          <w:sz w:val="24"/>
          <w:szCs w:val="24"/>
        </w:rPr>
        <w:fldChar w:fldCharType="separate"/>
      </w:r>
      <w:r w:rsidRPr="001B1679">
        <w:rPr>
          <w:rFonts w:ascii="Times New Roman" w:hAnsi="Times New Roman" w:cs="Times New Roman"/>
          <w:i w:val="0"/>
          <w:iCs w:val="0"/>
          <w:noProof/>
          <w:color w:val="000000" w:themeColor="text1"/>
          <w:sz w:val="24"/>
          <w:szCs w:val="24"/>
        </w:rPr>
        <w:t>1</w:t>
      </w:r>
      <w:r w:rsidRPr="001B1679">
        <w:rPr>
          <w:rFonts w:ascii="Times New Roman" w:hAnsi="Times New Roman" w:cs="Times New Roman"/>
          <w:i w:val="0"/>
          <w:iCs w:val="0"/>
          <w:color w:val="000000" w:themeColor="text1"/>
          <w:sz w:val="24"/>
          <w:szCs w:val="24"/>
        </w:rPr>
        <w:fldChar w:fldCharType="end"/>
      </w:r>
      <w:r w:rsidRPr="001B1679">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Eights pretraining events used to approximate infants’ everyday experience with saliva sharing, comforting, and distress, including events that link these actions. The purpose of each event is also included. </w:t>
      </w:r>
      <w:r w:rsidRPr="00CF3F4C">
        <w:rPr>
          <w:rFonts w:ascii="Times New Roman" w:hAnsi="Times New Roman" w:cs="Times New Roman"/>
          <w:i w:val="0"/>
          <w:iCs w:val="0"/>
          <w:color w:val="000000" w:themeColor="text1"/>
          <w:sz w:val="24"/>
          <w:szCs w:val="24"/>
        </w:rPr>
        <w:t>The numbers in parentheses next to each event type indicate how many times the event was shown during the pretraining phase.</w:t>
      </w:r>
    </w:p>
    <w:tbl>
      <w:tblPr>
        <w:tblStyle w:val="TableGrid"/>
        <w:tblW w:w="11062" w:type="dxa"/>
        <w:tblInd w:w="-714" w:type="dxa"/>
        <w:tblLook w:val="04A0" w:firstRow="1" w:lastRow="0" w:firstColumn="1" w:lastColumn="0" w:noHBand="0" w:noVBand="1"/>
      </w:tblPr>
      <w:tblGrid>
        <w:gridCol w:w="2694"/>
        <w:gridCol w:w="3832"/>
        <w:gridCol w:w="4536"/>
      </w:tblGrid>
      <w:tr w:rsidR="0046384C" w14:paraId="09951CEE" w14:textId="77777777" w:rsidTr="00326BB5">
        <w:tc>
          <w:tcPr>
            <w:tcW w:w="2694" w:type="dxa"/>
            <w:tcBorders>
              <w:left w:val="nil"/>
              <w:bottom w:val="single" w:sz="4" w:space="0" w:color="auto"/>
              <w:right w:val="nil"/>
            </w:tcBorders>
          </w:tcPr>
          <w:p w14:paraId="08CCD083"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Event Type</w:t>
            </w:r>
          </w:p>
        </w:tc>
        <w:tc>
          <w:tcPr>
            <w:tcW w:w="3832" w:type="dxa"/>
            <w:tcBorders>
              <w:left w:val="nil"/>
              <w:bottom w:val="single" w:sz="4" w:space="0" w:color="auto"/>
              <w:right w:val="nil"/>
            </w:tcBorders>
          </w:tcPr>
          <w:p w14:paraId="3467EB6F"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Key Action(s)</w:t>
            </w:r>
          </w:p>
        </w:tc>
        <w:tc>
          <w:tcPr>
            <w:tcW w:w="4536" w:type="dxa"/>
            <w:tcBorders>
              <w:left w:val="nil"/>
              <w:bottom w:val="single" w:sz="4" w:space="0" w:color="auto"/>
              <w:right w:val="nil"/>
            </w:tcBorders>
          </w:tcPr>
          <w:p w14:paraId="11BFE3DC"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Purpose of Pretraining</w:t>
            </w:r>
          </w:p>
        </w:tc>
      </w:tr>
      <w:tr w:rsidR="0046384C" w14:paraId="1FCF0409" w14:textId="77777777" w:rsidTr="00326BB5">
        <w:tc>
          <w:tcPr>
            <w:tcW w:w="2694" w:type="dxa"/>
            <w:tcBorders>
              <w:top w:val="single" w:sz="4" w:space="0" w:color="auto"/>
              <w:left w:val="nil"/>
              <w:bottom w:val="nil"/>
              <w:right w:val="nil"/>
            </w:tcBorders>
          </w:tcPr>
          <w:p w14:paraId="38839E2B"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Saliva Sharing Only</w:t>
            </w:r>
          </w:p>
        </w:tc>
        <w:tc>
          <w:tcPr>
            <w:tcW w:w="3832" w:type="dxa"/>
            <w:tcBorders>
              <w:top w:val="single" w:sz="4" w:space="0" w:color="auto"/>
              <w:left w:val="nil"/>
              <w:bottom w:val="nil"/>
              <w:right w:val="nil"/>
            </w:tcBorders>
          </w:tcPr>
          <w:p w14:paraId="2C57AAF1" w14:textId="74F64C78"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Two individuals sharing saliva</w:t>
            </w:r>
            <w:ins w:id="16" w:author="Benton, Deon" w:date="2025-09-22T11:42:00Z" w16du:dateUtc="2025-09-22T16:42:00Z">
              <w:r w:rsidR="002A18EE">
                <w:rPr>
                  <w:rFonts w:ascii="Times New Roman" w:eastAsia="Times New Roman" w:hAnsi="Times New Roman" w:cs="Times New Roman"/>
                </w:rPr>
                <w:t xml:space="preserve"> via different foods</w:t>
              </w:r>
            </w:ins>
          </w:p>
        </w:tc>
        <w:tc>
          <w:tcPr>
            <w:tcW w:w="4536" w:type="dxa"/>
            <w:tcBorders>
              <w:top w:val="single" w:sz="4" w:space="0" w:color="auto"/>
              <w:left w:val="nil"/>
              <w:bottom w:val="nil"/>
              <w:right w:val="nil"/>
            </w:tcBorders>
          </w:tcPr>
          <w:p w14:paraId="3A45B8CB"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Encode representation of saliva sharing</w:t>
            </w:r>
          </w:p>
        </w:tc>
      </w:tr>
      <w:tr w:rsidR="0046384C" w14:paraId="26D3EF55" w14:textId="77777777" w:rsidTr="00326BB5">
        <w:tc>
          <w:tcPr>
            <w:tcW w:w="2694" w:type="dxa"/>
            <w:tcBorders>
              <w:top w:val="nil"/>
              <w:left w:val="nil"/>
              <w:bottom w:val="nil"/>
              <w:right w:val="nil"/>
            </w:tcBorders>
          </w:tcPr>
          <w:p w14:paraId="63DAA143"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lastRenderedPageBreak/>
              <w:t>Saliva Sharing + Comfort + Distress</w:t>
            </w:r>
          </w:p>
        </w:tc>
        <w:tc>
          <w:tcPr>
            <w:tcW w:w="3832" w:type="dxa"/>
            <w:tcBorders>
              <w:top w:val="nil"/>
              <w:left w:val="nil"/>
              <w:bottom w:val="nil"/>
              <w:right w:val="nil"/>
            </w:tcBorders>
          </w:tcPr>
          <w:p w14:paraId="556978EE"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 xml:space="preserve">One individual </w:t>
            </w:r>
            <w:proofErr w:type="gramStart"/>
            <w:r>
              <w:rPr>
                <w:rFonts w:ascii="Times New Roman" w:eastAsia="Times New Roman" w:hAnsi="Times New Roman" w:cs="Times New Roman"/>
              </w:rPr>
              <w:t>comforts</w:t>
            </w:r>
            <w:proofErr w:type="gramEnd"/>
            <w:r>
              <w:rPr>
                <w:rFonts w:ascii="Times New Roman" w:eastAsia="Times New Roman" w:hAnsi="Times New Roman" w:cs="Times New Roman"/>
              </w:rPr>
              <w:t xml:space="preserve"> their saliva-sharing partner when distressed</w:t>
            </w:r>
          </w:p>
        </w:tc>
        <w:tc>
          <w:tcPr>
            <w:tcW w:w="4536" w:type="dxa"/>
            <w:tcBorders>
              <w:top w:val="nil"/>
              <w:left w:val="nil"/>
              <w:bottom w:val="nil"/>
              <w:right w:val="nil"/>
            </w:tcBorders>
          </w:tcPr>
          <w:p w14:paraId="4A512A63"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 xml:space="preserve">Establish a common representation linking saliva sharing and comfort via shared individual </w:t>
            </w:r>
          </w:p>
        </w:tc>
      </w:tr>
      <w:tr w:rsidR="0046384C" w14:paraId="2FAAD6B4" w14:textId="77777777" w:rsidTr="00326BB5">
        <w:tc>
          <w:tcPr>
            <w:tcW w:w="2694" w:type="dxa"/>
            <w:tcBorders>
              <w:top w:val="nil"/>
              <w:left w:val="nil"/>
              <w:bottom w:val="nil"/>
              <w:right w:val="nil"/>
            </w:tcBorders>
          </w:tcPr>
          <w:p w14:paraId="2B9161C7"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 xml:space="preserve">Non-Saliva Sharing Only </w:t>
            </w:r>
          </w:p>
        </w:tc>
        <w:tc>
          <w:tcPr>
            <w:tcW w:w="3832" w:type="dxa"/>
            <w:tcBorders>
              <w:top w:val="nil"/>
              <w:left w:val="nil"/>
              <w:bottom w:val="nil"/>
              <w:right w:val="nil"/>
            </w:tcBorders>
          </w:tcPr>
          <w:p w14:paraId="0360D73A"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Two individuals share something other than saliva</w:t>
            </w:r>
          </w:p>
        </w:tc>
        <w:tc>
          <w:tcPr>
            <w:tcW w:w="4536" w:type="dxa"/>
            <w:tcBorders>
              <w:top w:val="nil"/>
              <w:left w:val="nil"/>
              <w:bottom w:val="nil"/>
              <w:right w:val="nil"/>
            </w:tcBorders>
          </w:tcPr>
          <w:p w14:paraId="352D8DEF"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Encode representation of non-saliva sharing</w:t>
            </w:r>
          </w:p>
        </w:tc>
      </w:tr>
      <w:tr w:rsidR="0046384C" w14:paraId="0C0007A7" w14:textId="77777777" w:rsidTr="00326BB5">
        <w:tc>
          <w:tcPr>
            <w:tcW w:w="2694" w:type="dxa"/>
            <w:tcBorders>
              <w:top w:val="nil"/>
              <w:left w:val="nil"/>
              <w:bottom w:val="nil"/>
              <w:right w:val="nil"/>
            </w:tcBorders>
          </w:tcPr>
          <w:p w14:paraId="47FB78CE"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 xml:space="preserve">Non-Saliva Sharing + </w:t>
            </w:r>
            <w:proofErr w:type="gramStart"/>
            <w:r>
              <w:rPr>
                <w:rFonts w:ascii="Times New Roman" w:eastAsia="Times New Roman" w:hAnsi="Times New Roman" w:cs="Times New Roman"/>
              </w:rPr>
              <w:t>Non-Comfort</w:t>
            </w:r>
            <w:proofErr w:type="gramEnd"/>
            <w:r>
              <w:rPr>
                <w:rFonts w:ascii="Times New Roman" w:eastAsia="Times New Roman" w:hAnsi="Times New Roman" w:cs="Times New Roman"/>
              </w:rPr>
              <w:t xml:space="preserve"> + Distress </w:t>
            </w:r>
          </w:p>
        </w:tc>
        <w:tc>
          <w:tcPr>
            <w:tcW w:w="3832" w:type="dxa"/>
            <w:tcBorders>
              <w:top w:val="nil"/>
              <w:left w:val="nil"/>
              <w:bottom w:val="nil"/>
              <w:right w:val="nil"/>
            </w:tcBorders>
          </w:tcPr>
          <w:p w14:paraId="15564045"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One individual does not comfort their non-saliva-sharing partner when distressed</w:t>
            </w:r>
          </w:p>
        </w:tc>
        <w:tc>
          <w:tcPr>
            <w:tcW w:w="4536" w:type="dxa"/>
            <w:tcBorders>
              <w:top w:val="nil"/>
              <w:left w:val="nil"/>
              <w:bottom w:val="nil"/>
              <w:right w:val="nil"/>
            </w:tcBorders>
          </w:tcPr>
          <w:p w14:paraId="28EC4AD8"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Establish a common representation linking non-saliva sharing and non-comfort via shared individual</w:t>
            </w:r>
          </w:p>
        </w:tc>
      </w:tr>
      <w:tr w:rsidR="0046384C" w14:paraId="5DEE1750" w14:textId="77777777" w:rsidTr="00326BB5">
        <w:tc>
          <w:tcPr>
            <w:tcW w:w="2694" w:type="dxa"/>
            <w:tcBorders>
              <w:top w:val="nil"/>
              <w:left w:val="nil"/>
              <w:bottom w:val="nil"/>
              <w:right w:val="nil"/>
            </w:tcBorders>
          </w:tcPr>
          <w:p w14:paraId="78325A92"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Comfort + Distress</w:t>
            </w:r>
          </w:p>
        </w:tc>
        <w:tc>
          <w:tcPr>
            <w:tcW w:w="3832" w:type="dxa"/>
            <w:tcBorders>
              <w:top w:val="nil"/>
              <w:left w:val="nil"/>
              <w:bottom w:val="nil"/>
              <w:right w:val="nil"/>
            </w:tcBorders>
          </w:tcPr>
          <w:p w14:paraId="3EC98920"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 xml:space="preserve">One individual </w:t>
            </w:r>
            <w:proofErr w:type="gramStart"/>
            <w:r>
              <w:rPr>
                <w:rFonts w:ascii="Times New Roman" w:eastAsia="Times New Roman" w:hAnsi="Times New Roman" w:cs="Times New Roman"/>
              </w:rPr>
              <w:t>comforts</w:t>
            </w:r>
            <w:proofErr w:type="gramEnd"/>
            <w:r>
              <w:rPr>
                <w:rFonts w:ascii="Times New Roman" w:eastAsia="Times New Roman" w:hAnsi="Times New Roman" w:cs="Times New Roman"/>
              </w:rPr>
              <w:t xml:space="preserve"> their distressed partner</w:t>
            </w:r>
          </w:p>
        </w:tc>
        <w:tc>
          <w:tcPr>
            <w:tcW w:w="4536" w:type="dxa"/>
            <w:tcBorders>
              <w:top w:val="nil"/>
              <w:left w:val="nil"/>
              <w:bottom w:val="nil"/>
              <w:right w:val="nil"/>
            </w:tcBorders>
          </w:tcPr>
          <w:p w14:paraId="549E74A7"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 xml:space="preserve">Encode representation of comforting </w:t>
            </w:r>
          </w:p>
        </w:tc>
      </w:tr>
      <w:tr w:rsidR="0046384C" w14:paraId="14697474" w14:textId="77777777" w:rsidTr="00326BB5">
        <w:tc>
          <w:tcPr>
            <w:tcW w:w="2694" w:type="dxa"/>
            <w:tcBorders>
              <w:top w:val="nil"/>
              <w:left w:val="nil"/>
              <w:bottom w:val="nil"/>
              <w:right w:val="nil"/>
            </w:tcBorders>
          </w:tcPr>
          <w:p w14:paraId="12014071"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Comfort + Saliva Sharing</w:t>
            </w:r>
          </w:p>
        </w:tc>
        <w:tc>
          <w:tcPr>
            <w:tcW w:w="3832" w:type="dxa"/>
            <w:tcBorders>
              <w:top w:val="nil"/>
              <w:left w:val="nil"/>
              <w:bottom w:val="nil"/>
              <w:right w:val="nil"/>
            </w:tcBorders>
          </w:tcPr>
          <w:p w14:paraId="5511E380" w14:textId="48F4DB12"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 former comforter shares saliva with their previously distressed partner</w:t>
            </w:r>
            <w:ins w:id="17" w:author="Benton, Deon" w:date="2025-09-22T11:42:00Z" w16du:dateUtc="2025-09-22T16:42:00Z">
              <w:r w:rsidR="002A18EE">
                <w:rPr>
                  <w:rFonts w:ascii="Times New Roman" w:eastAsia="Times New Roman" w:hAnsi="Times New Roman" w:cs="Times New Roman"/>
                </w:rPr>
                <w:t xml:space="preserve"> via different</w:t>
              </w:r>
            </w:ins>
            <w:ins w:id="18" w:author="Benton, Deon" w:date="2025-09-22T11:43:00Z" w16du:dateUtc="2025-09-22T16:43:00Z">
              <w:r w:rsidR="002A18EE">
                <w:rPr>
                  <w:rFonts w:ascii="Times New Roman" w:eastAsia="Times New Roman" w:hAnsi="Times New Roman" w:cs="Times New Roman"/>
                </w:rPr>
                <w:t xml:space="preserve"> foods</w:t>
              </w:r>
            </w:ins>
          </w:p>
        </w:tc>
        <w:tc>
          <w:tcPr>
            <w:tcW w:w="4536" w:type="dxa"/>
            <w:tcBorders>
              <w:top w:val="nil"/>
              <w:left w:val="nil"/>
              <w:bottom w:val="nil"/>
              <w:right w:val="nil"/>
            </w:tcBorders>
          </w:tcPr>
          <w:p w14:paraId="2A518509"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 xml:space="preserve">Establish common representation linking comforting and saliva sharing via a shared individual </w:t>
            </w:r>
          </w:p>
        </w:tc>
      </w:tr>
      <w:tr w:rsidR="0046384C" w14:paraId="06D09971" w14:textId="77777777" w:rsidTr="00326BB5">
        <w:tc>
          <w:tcPr>
            <w:tcW w:w="2694" w:type="dxa"/>
            <w:tcBorders>
              <w:top w:val="nil"/>
              <w:left w:val="nil"/>
              <w:bottom w:val="nil"/>
              <w:right w:val="nil"/>
            </w:tcBorders>
          </w:tcPr>
          <w:p w14:paraId="2CA532E0"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Non-Comfort + Distress</w:t>
            </w:r>
          </w:p>
        </w:tc>
        <w:tc>
          <w:tcPr>
            <w:tcW w:w="3832" w:type="dxa"/>
            <w:tcBorders>
              <w:top w:val="nil"/>
              <w:left w:val="nil"/>
              <w:bottom w:val="nil"/>
              <w:right w:val="nil"/>
            </w:tcBorders>
          </w:tcPr>
          <w:p w14:paraId="589D7FB5"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 xml:space="preserve">One individual fails to comfort a distressed partner </w:t>
            </w:r>
          </w:p>
        </w:tc>
        <w:tc>
          <w:tcPr>
            <w:tcW w:w="4536" w:type="dxa"/>
            <w:tcBorders>
              <w:top w:val="nil"/>
              <w:left w:val="nil"/>
              <w:bottom w:val="nil"/>
              <w:right w:val="nil"/>
            </w:tcBorders>
          </w:tcPr>
          <w:p w14:paraId="2D3935C5"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Encode representation of non-comforting</w:t>
            </w:r>
          </w:p>
        </w:tc>
      </w:tr>
      <w:tr w:rsidR="0046384C" w14:paraId="39C2DE4A" w14:textId="77777777" w:rsidTr="00326BB5">
        <w:trPr>
          <w:trHeight w:val="1529"/>
        </w:trPr>
        <w:tc>
          <w:tcPr>
            <w:tcW w:w="2694" w:type="dxa"/>
            <w:tcBorders>
              <w:top w:val="nil"/>
              <w:left w:val="nil"/>
              <w:bottom w:val="single" w:sz="4" w:space="0" w:color="auto"/>
              <w:right w:val="nil"/>
            </w:tcBorders>
          </w:tcPr>
          <w:p w14:paraId="0B9B337C"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Non-Comfort + Non-Saliva Sharing</w:t>
            </w:r>
          </w:p>
        </w:tc>
        <w:tc>
          <w:tcPr>
            <w:tcW w:w="3832" w:type="dxa"/>
            <w:tcBorders>
              <w:top w:val="nil"/>
              <w:left w:val="nil"/>
              <w:bottom w:val="single" w:sz="4" w:space="0" w:color="auto"/>
              <w:right w:val="nil"/>
            </w:tcBorders>
          </w:tcPr>
          <w:p w14:paraId="5C12CEB2"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One individual does not share saliva with a non-distressed partner</w:t>
            </w:r>
          </w:p>
        </w:tc>
        <w:tc>
          <w:tcPr>
            <w:tcW w:w="4536" w:type="dxa"/>
            <w:tcBorders>
              <w:top w:val="nil"/>
              <w:left w:val="nil"/>
              <w:bottom w:val="single" w:sz="4" w:space="0" w:color="auto"/>
              <w:right w:val="nil"/>
            </w:tcBorders>
          </w:tcPr>
          <w:p w14:paraId="58907AC6"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Establish common representation linking non-comforting and non-saliva sharing via a shared individual</w:t>
            </w:r>
          </w:p>
        </w:tc>
      </w:tr>
    </w:tbl>
    <w:p w14:paraId="03D686FE" w14:textId="77777777" w:rsidR="0046384C" w:rsidRDefault="0046384C" w:rsidP="0046384C">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r>
    </w:p>
    <w:p w14:paraId="58056409" w14:textId="1CE8580C" w:rsidR="0046384C" w:rsidRDefault="0046384C" w:rsidP="0046384C">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The pretraining phase—which approximated infants’ real-world experience—lasted from anywhere between 600 and 800 epochs, in increments of 100. Different numbers of epochs were used to ensure that the network’s performance was not idiosyncratic to the length of the pretraining phase</w:t>
      </w:r>
      <w:ins w:id="19" w:author="Benton, Deon" w:date="2025-09-22T11:12:00Z" w16du:dateUtc="2025-09-22T16:12:00Z">
        <w:r w:rsidR="00043690">
          <w:rPr>
            <w:rFonts w:ascii="Times New Roman" w:eastAsia="Times New Roman" w:hAnsi="Times New Roman" w:cs="Times New Roman"/>
          </w:rPr>
          <w:t xml:space="preserve">, and different food items were used in each saliva sharing event to instantiate </w:t>
        </w:r>
        <w:r w:rsidR="00043690">
          <w:rPr>
            <w:rFonts w:ascii="Times New Roman" w:eastAsia="Times New Roman" w:hAnsi="Times New Roman" w:cs="Times New Roman"/>
          </w:rPr>
          <w:lastRenderedPageBreak/>
          <w:t>the idea that the crucial link is between saliva sharing</w:t>
        </w:r>
        <w:r w:rsidR="00771581">
          <w:rPr>
            <w:rFonts w:ascii="Times New Roman" w:eastAsia="Times New Roman" w:hAnsi="Times New Roman" w:cs="Times New Roman"/>
          </w:rPr>
          <w:t xml:space="preserve"> and comforting rather than between food sharing and comforting</w:t>
        </w:r>
      </w:ins>
      <w:r>
        <w:rPr>
          <w:rFonts w:ascii="Times New Roman" w:eastAsia="Times New Roman" w:hAnsi="Times New Roman" w:cs="Times New Roman"/>
        </w:rPr>
        <w:t xml:space="preserve">. Networks experienced eight kinds of events during training (Table 1).  Each event was shown 10 different times. A unique combination of people was shown in each instance. These events instantiated our assumptions about the kinds of real-world, saliva sharing and comforting experience that influenced infants’ looking behaviors in Thomas et al. (2022). Each event was implemented by activating the relevant units in the Person, Saliva Sharing/Comforting Identity groups, Distressed Action, Saliva Sharing/Comforting Action groups (see the Appendix for details about which features were turned on for each event type). </w:t>
      </w:r>
    </w:p>
    <w:p w14:paraId="61DB9C16" w14:textId="77777777" w:rsidR="0046384C" w:rsidRDefault="0046384C" w:rsidP="0046384C">
      <w:pPr>
        <w:spacing w:line="480" w:lineRule="auto"/>
        <w:contextualSpacing/>
        <w:rPr>
          <w:rFonts w:ascii="Times New Roman" w:eastAsia="Times New Roman" w:hAnsi="Times New Roman" w:cs="Times New Roman"/>
        </w:rPr>
      </w:pPr>
    </w:p>
    <w:p w14:paraId="40FFEAA2" w14:textId="77777777" w:rsidR="0046384C" w:rsidRDefault="0046384C" w:rsidP="0046384C">
      <w:pPr>
        <w:contextualSpacing/>
        <w:rPr>
          <w:rFonts w:ascii="Times New Roman" w:eastAsia="Times New Roman" w:hAnsi="Times New Roman" w:cs="Times New Roman"/>
          <w:b/>
          <w:bCs/>
        </w:rPr>
      </w:pPr>
      <w:r>
        <w:rPr>
          <w:rFonts w:ascii="Times New Roman" w:eastAsia="Times New Roman" w:hAnsi="Times New Roman" w:cs="Times New Roman"/>
          <w:b/>
          <w:bCs/>
        </w:rPr>
        <w:t xml:space="preserve">Familiarization </w:t>
      </w:r>
    </w:p>
    <w:p w14:paraId="34D91F3F" w14:textId="7ACB166B" w:rsidR="0046384C" w:rsidRDefault="0046384C" w:rsidP="0046384C">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Following the pretraining phase, networks were randomly assigned to 1 of </w:t>
      </w:r>
      <w:r w:rsidR="006A4336">
        <w:rPr>
          <w:rFonts w:ascii="Times New Roman" w:eastAsia="Times New Roman" w:hAnsi="Times New Roman" w:cs="Times New Roman"/>
        </w:rPr>
        <w:t>3</w:t>
      </w:r>
      <w:r>
        <w:rPr>
          <w:rFonts w:ascii="Times New Roman" w:eastAsia="Times New Roman" w:hAnsi="Times New Roman" w:cs="Times New Roman"/>
        </w:rPr>
        <w:t xml:space="preserve"> conditions</w:t>
      </w:r>
      <w:r w:rsidR="008A6C20">
        <w:rPr>
          <w:rFonts w:ascii="Times New Roman" w:eastAsia="Times New Roman" w:hAnsi="Times New Roman" w:cs="Times New Roman"/>
        </w:rPr>
        <w:t xml:space="preserve"> (20 networks per condition)</w:t>
      </w:r>
      <w:r>
        <w:rPr>
          <w:rFonts w:ascii="Times New Roman" w:eastAsia="Times New Roman" w:hAnsi="Times New Roman" w:cs="Times New Roman"/>
        </w:rPr>
        <w:t xml:space="preserve">. The first three conditions corresponded, respectively, to Experiments 2B, 2D, and 3B in Thomas et al. (2022). A “participant” corresponded to an untrained model who weights were initialized to small random values (sampled uniformly between ±0.1).  It is worth noting that because we did not simulate food items, Condition 3 </w:t>
      </w:r>
      <w:ins w:id="20" w:author="Benton, Deon" w:date="2025-09-22T11:13:00Z" w16du:dateUtc="2025-09-22T16:13:00Z">
        <w:r w:rsidR="007D369E">
          <w:rPr>
            <w:rFonts w:ascii="Times New Roman" w:eastAsia="Times New Roman" w:hAnsi="Times New Roman" w:cs="Times New Roman"/>
          </w:rPr>
          <w:t>was identical to Condition 1 except that food information was missing (as was the case in Thomas et al., 2022)</w:t>
        </w:r>
      </w:ins>
      <w:r>
        <w:rPr>
          <w:rFonts w:ascii="Times New Roman" w:eastAsia="Times New Roman" w:hAnsi="Times New Roman" w:cs="Times New Roman"/>
        </w:rPr>
        <w:t xml:space="preserve">. </w:t>
      </w:r>
      <w:r w:rsidR="006A4336">
        <w:rPr>
          <w:rFonts w:ascii="Times New Roman" w:eastAsia="Times New Roman" w:hAnsi="Times New Roman" w:cs="Times New Roman"/>
        </w:rPr>
        <w:t>The familiarization phase</w:t>
      </w:r>
      <w:r w:rsidR="00A27373">
        <w:rPr>
          <w:rFonts w:ascii="Times New Roman" w:eastAsia="Times New Roman" w:hAnsi="Times New Roman" w:cs="Times New Roman"/>
        </w:rPr>
        <w:t xml:space="preserve"> for networks in all three conditions involved</w:t>
      </w:r>
      <w:del w:id="21" w:author="Benton, Deon" w:date="2025-09-22T11:13:00Z" w16du:dateUtc="2025-09-22T16:13:00Z">
        <w:r w:rsidR="00A27373" w:rsidDel="007D369E">
          <w:rPr>
            <w:rFonts w:ascii="Times New Roman" w:eastAsia="Times New Roman" w:hAnsi="Times New Roman" w:cs="Times New Roman"/>
          </w:rPr>
          <w:delText xml:space="preserve"> </w:delText>
        </w:r>
      </w:del>
      <w:r w:rsidR="006A4336">
        <w:rPr>
          <w:rFonts w:ascii="Times New Roman" w:eastAsia="Times New Roman" w:hAnsi="Times New Roman" w:cs="Times New Roman"/>
        </w:rPr>
        <w:t xml:space="preserve"> </w:t>
      </w:r>
      <w:r>
        <w:rPr>
          <w:rFonts w:ascii="Times New Roman" w:eastAsia="Times New Roman" w:hAnsi="Times New Roman" w:cs="Times New Roman"/>
        </w:rPr>
        <w:t>them an event in which a central character engage</w:t>
      </w:r>
      <w:r w:rsidR="00A27373">
        <w:rPr>
          <w:rFonts w:ascii="Times New Roman" w:eastAsia="Times New Roman" w:hAnsi="Times New Roman" w:cs="Times New Roman"/>
        </w:rPr>
        <w:t>d</w:t>
      </w:r>
      <w:r>
        <w:rPr>
          <w:rFonts w:ascii="Times New Roman" w:eastAsia="Times New Roman" w:hAnsi="Times New Roman" w:cs="Times New Roman"/>
        </w:rPr>
        <w:t xml:space="preserve"> in saliva sharing with one person and non-saliva sharing with another person. All events used novel people and were implemented in a similar manner to the pretraining events (see the Appendix). Finally, </w:t>
      </w:r>
      <w:r w:rsidR="009122B8">
        <w:rPr>
          <w:rFonts w:ascii="Times New Roman" w:eastAsia="Times New Roman" w:hAnsi="Times New Roman" w:cs="Times New Roman"/>
        </w:rPr>
        <w:t>the familiarization phase could last for either 5 or 10 epochs.</w:t>
      </w:r>
      <w:r>
        <w:rPr>
          <w:rFonts w:ascii="Times New Roman" w:eastAsia="Times New Roman" w:hAnsi="Times New Roman" w:cs="Times New Roman"/>
        </w:rPr>
        <w:t xml:space="preserve"> As with the length of the pretraining phase, different values were used to ensure that the model’s performance was robust to the length of</w:t>
      </w:r>
      <w:r w:rsidR="00A27373">
        <w:rPr>
          <w:rFonts w:ascii="Times New Roman" w:eastAsia="Times New Roman" w:hAnsi="Times New Roman" w:cs="Times New Roman"/>
        </w:rPr>
        <w:t xml:space="preserve"> the</w:t>
      </w:r>
      <w:r>
        <w:rPr>
          <w:rFonts w:ascii="Times New Roman" w:eastAsia="Times New Roman" w:hAnsi="Times New Roman" w:cs="Times New Roman"/>
        </w:rPr>
        <w:t xml:space="preserve"> familiarization phase.</w:t>
      </w:r>
      <w:r>
        <w:rPr>
          <w:rFonts w:ascii="Times New Roman" w:eastAsia="Times New Roman" w:hAnsi="Times New Roman" w:cs="Times New Roman"/>
        </w:rPr>
        <w:br/>
        <w:t xml:space="preserve"> </w:t>
      </w:r>
    </w:p>
    <w:p w14:paraId="089077ED" w14:textId="77777777" w:rsidR="0046384C" w:rsidRPr="00E71917" w:rsidRDefault="0046384C" w:rsidP="0046384C">
      <w:pPr>
        <w:spacing w:line="480" w:lineRule="auto"/>
        <w:contextualSpacing/>
        <w:rPr>
          <w:rFonts w:ascii="Times New Roman" w:eastAsia="Times New Roman" w:hAnsi="Times New Roman" w:cs="Times New Roman"/>
          <w:b/>
          <w:bCs/>
        </w:rPr>
      </w:pPr>
      <w:r w:rsidRPr="00E71917">
        <w:rPr>
          <w:rFonts w:ascii="Times New Roman" w:eastAsia="Times New Roman" w:hAnsi="Times New Roman" w:cs="Times New Roman"/>
          <w:b/>
          <w:bCs/>
        </w:rPr>
        <w:t xml:space="preserve">Test </w:t>
      </w:r>
    </w:p>
    <w:p w14:paraId="29556FE1" w14:textId="57822021" w:rsidR="0046384C" w:rsidRDefault="0046384C" w:rsidP="0046384C">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 xml:space="preserve">Following the familiarization phase, networks participated in a test phase. The nature of this test phase depended on the condition to which networks were assigned. Networks in Conditions 1 and 3 were shown an event in which the same central character expressed distress. </w:t>
      </w:r>
      <w:r w:rsidR="00FC68DC">
        <w:rPr>
          <w:rFonts w:ascii="Times New Roman" w:eastAsia="Times New Roman" w:hAnsi="Times New Roman" w:cs="Times New Roman"/>
        </w:rPr>
        <w:t>In contrast, n</w:t>
      </w:r>
      <w:r>
        <w:rPr>
          <w:rFonts w:ascii="Times New Roman" w:eastAsia="Times New Roman" w:hAnsi="Times New Roman" w:cs="Times New Roman"/>
        </w:rPr>
        <w:t xml:space="preserve">etworks in Condition 2 were shown the same event except that the character that was in distress was different from that shown during the familiarization phase. </w:t>
      </w:r>
    </w:p>
    <w:p w14:paraId="4DB1C7BB" w14:textId="6BDBCD52" w:rsidR="0046384C" w:rsidRDefault="00FC68DC" w:rsidP="0046384C">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The dependent measure used in </w:t>
      </w:r>
      <w:proofErr w:type="gramStart"/>
      <w:r>
        <w:rPr>
          <w:rFonts w:ascii="Times New Roman" w:eastAsia="Times New Roman" w:hAnsi="Times New Roman" w:cs="Times New Roman"/>
        </w:rPr>
        <w:t>this</w:t>
      </w:r>
      <w:proofErr w:type="gramEnd"/>
      <w:r>
        <w:rPr>
          <w:rFonts w:ascii="Times New Roman" w:eastAsia="Times New Roman" w:hAnsi="Times New Roman" w:cs="Times New Roman"/>
        </w:rPr>
        <w:t xml:space="preserve"> and the subsequent simulation was</w:t>
      </w:r>
      <w:r w:rsidR="0046384C" w:rsidRPr="00D53C05">
        <w:rPr>
          <w:rFonts w:ascii="Times New Roman" w:eastAsia="Times New Roman" w:hAnsi="Times New Roman" w:cs="Times New Roman"/>
        </w:rPr>
        <w:t xml:space="preserve"> </w:t>
      </w:r>
      <w:r w:rsidR="0046384C">
        <w:rPr>
          <w:rFonts w:ascii="Times New Roman" w:eastAsia="Times New Roman" w:hAnsi="Times New Roman" w:cs="Times New Roman"/>
        </w:rPr>
        <w:t>cross-entropy error</w:t>
      </w:r>
      <w:r w:rsidR="0046384C" w:rsidRPr="00D53C05">
        <w:rPr>
          <w:rFonts w:ascii="Times New Roman" w:eastAsia="Times New Roman" w:hAnsi="Times New Roman" w:cs="Times New Roman"/>
        </w:rPr>
        <w:t xml:space="preserve">. </w:t>
      </w:r>
      <w:r w:rsidR="0046384C">
        <w:rPr>
          <w:rFonts w:ascii="Times New Roman" w:eastAsia="Times New Roman" w:hAnsi="Times New Roman" w:cs="Times New Roman"/>
        </w:rPr>
        <w:t>Typically, greater error corresponds to longer looking. However, because the looking times in Thomas et al. (2022) were reported in terms of expectations rather than surprise, we applied a simple numerical transformation to make the present error values</w:t>
      </w:r>
      <w:r w:rsidR="0046384C" w:rsidRPr="00D53C05">
        <w:rPr>
          <w:rFonts w:ascii="Times New Roman" w:eastAsia="Times New Roman" w:hAnsi="Times New Roman" w:cs="Times New Roman"/>
        </w:rPr>
        <w:t xml:space="preserve"> more </w:t>
      </w:r>
      <w:r w:rsidR="0046384C">
        <w:rPr>
          <w:rFonts w:ascii="Times New Roman" w:eastAsia="Times New Roman" w:hAnsi="Times New Roman" w:cs="Times New Roman"/>
        </w:rPr>
        <w:t>comparable to those data. Specifically, we subtracted a given network’s error score produced by a test event</w:t>
      </w:r>
      <w:r w:rsidR="0046384C" w:rsidRPr="00D53C05">
        <w:rPr>
          <w:rFonts w:ascii="Times New Roman" w:eastAsia="Times New Roman" w:hAnsi="Times New Roman" w:cs="Times New Roman"/>
        </w:rPr>
        <w:t xml:space="preserve"> from the maximum error </w:t>
      </w:r>
      <w:r w:rsidR="0046384C">
        <w:rPr>
          <w:rFonts w:ascii="Times New Roman" w:eastAsia="Times New Roman" w:hAnsi="Times New Roman" w:cs="Times New Roman"/>
        </w:rPr>
        <w:t>for that test event</w:t>
      </w:r>
      <w:r w:rsidR="0046384C" w:rsidRPr="00D53C05">
        <w:rPr>
          <w:rFonts w:ascii="Times New Roman" w:eastAsia="Times New Roman" w:hAnsi="Times New Roman" w:cs="Times New Roman"/>
        </w:rPr>
        <w:t xml:space="preserve">. </w:t>
      </w:r>
      <w:r w:rsidR="00B96B58">
        <w:rPr>
          <w:rFonts w:ascii="Times New Roman" w:eastAsia="Times New Roman" w:hAnsi="Times New Roman" w:cs="Times New Roman"/>
        </w:rPr>
        <w:t>This transformation means that</w:t>
      </w:r>
      <w:r w:rsidR="0046384C" w:rsidRPr="00D53C05">
        <w:rPr>
          <w:rFonts w:ascii="Times New Roman" w:eastAsia="Times New Roman" w:hAnsi="Times New Roman" w:cs="Times New Roman"/>
        </w:rPr>
        <w:t xml:space="preserve"> lower network error corresponded to </w:t>
      </w:r>
      <w:r w:rsidR="0046384C">
        <w:rPr>
          <w:rFonts w:ascii="Times New Roman" w:eastAsia="Times New Roman" w:hAnsi="Times New Roman" w:cs="Times New Roman"/>
        </w:rPr>
        <w:t xml:space="preserve">longer looking or greater expectation. </w:t>
      </w:r>
    </w:p>
    <w:p w14:paraId="3848253B" w14:textId="77777777" w:rsidR="0046384C" w:rsidRDefault="0046384C" w:rsidP="0046384C">
      <w:pPr>
        <w:spacing w:line="480" w:lineRule="auto"/>
        <w:contextualSpacing/>
        <w:rPr>
          <w:rFonts w:ascii="Times New Roman" w:eastAsia="Times New Roman" w:hAnsi="Times New Roman" w:cs="Times New Roman"/>
        </w:rPr>
      </w:pPr>
    </w:p>
    <w:p w14:paraId="66239276" w14:textId="01C71466" w:rsidR="0046384C" w:rsidRDefault="0046384C" w:rsidP="0032017A">
      <w:pPr>
        <w:spacing w:line="480" w:lineRule="auto"/>
        <w:contextualSpacing/>
        <w:jc w:val="center"/>
        <w:rPr>
          <w:rFonts w:ascii="Times New Roman" w:eastAsia="Times New Roman" w:hAnsi="Times New Roman" w:cs="Times New Roman"/>
        </w:rPr>
      </w:pPr>
      <w:r>
        <w:rPr>
          <w:rFonts w:ascii="Times New Roman" w:eastAsia="Times New Roman" w:hAnsi="Times New Roman" w:cs="Times New Roman"/>
          <w:b/>
          <w:bCs/>
        </w:rPr>
        <w:t>Results</w:t>
      </w:r>
    </w:p>
    <w:tbl>
      <w:tblPr>
        <w:tblStyle w:val="TableGrid"/>
        <w:tblW w:w="98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66"/>
      </w:tblGrid>
      <w:tr w:rsidR="0046384C" w14:paraId="62999F3B" w14:textId="77777777" w:rsidTr="00326BB5">
        <w:trPr>
          <w:trHeight w:val="4085"/>
        </w:trPr>
        <w:tc>
          <w:tcPr>
            <w:tcW w:w="9874" w:type="dxa"/>
          </w:tcPr>
          <w:p w14:paraId="7DB6A30A" w14:textId="1BCE6455" w:rsidR="0046384C" w:rsidRDefault="00E5458B" w:rsidP="00326BB5">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7EBD8E2" wp14:editId="0DEC454C">
                  <wp:extent cx="6572250" cy="2409825"/>
                  <wp:effectExtent l="0" t="0" r="0" b="9525"/>
                  <wp:docPr id="1530054015" name="Picture 4"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054015" name="Picture 4" descr="A graph of different sizes and color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6575885" cy="2411158"/>
                          </a:xfrm>
                          <a:prstGeom prst="rect">
                            <a:avLst/>
                          </a:prstGeom>
                        </pic:spPr>
                      </pic:pic>
                    </a:graphicData>
                  </a:graphic>
                </wp:inline>
              </w:drawing>
            </w:r>
          </w:p>
        </w:tc>
      </w:tr>
    </w:tbl>
    <w:p w14:paraId="3A7E8A27" w14:textId="77777777" w:rsidR="0046384C" w:rsidRPr="00C84691" w:rsidRDefault="0046384C" w:rsidP="0046384C">
      <w:pPr>
        <w:pStyle w:val="Caption"/>
        <w:rPr>
          <w:rFonts w:ascii="Times New Roman" w:eastAsia="Times New Roman" w:hAnsi="Times New Roman" w:cs="Times New Roman"/>
          <w:i w:val="0"/>
          <w:iCs w:val="0"/>
          <w:color w:val="auto"/>
          <w:sz w:val="24"/>
          <w:szCs w:val="24"/>
        </w:rPr>
      </w:pPr>
      <w:r w:rsidRPr="00C84691">
        <w:rPr>
          <w:rFonts w:ascii="Times New Roman" w:hAnsi="Times New Roman" w:cs="Times New Roman"/>
          <w:i w:val="0"/>
          <w:iCs w:val="0"/>
          <w:color w:val="auto"/>
          <w:sz w:val="24"/>
          <w:szCs w:val="24"/>
        </w:rPr>
        <w:t xml:space="preserve">Figure </w:t>
      </w:r>
      <w:r w:rsidRPr="00C84691">
        <w:rPr>
          <w:rFonts w:ascii="Times New Roman" w:hAnsi="Times New Roman" w:cs="Times New Roman"/>
          <w:i w:val="0"/>
          <w:iCs w:val="0"/>
          <w:color w:val="auto"/>
          <w:sz w:val="24"/>
          <w:szCs w:val="24"/>
        </w:rPr>
        <w:fldChar w:fldCharType="begin"/>
      </w:r>
      <w:r w:rsidRPr="00C84691">
        <w:rPr>
          <w:rFonts w:ascii="Times New Roman" w:hAnsi="Times New Roman" w:cs="Times New Roman"/>
          <w:i w:val="0"/>
          <w:iCs w:val="0"/>
          <w:color w:val="auto"/>
          <w:sz w:val="24"/>
          <w:szCs w:val="24"/>
        </w:rPr>
        <w:instrText xml:space="preserve"> SEQ Figure \* ARABIC </w:instrText>
      </w:r>
      <w:r w:rsidRPr="00C84691">
        <w:rPr>
          <w:rFonts w:ascii="Times New Roman" w:hAnsi="Times New Roman" w:cs="Times New Roman"/>
          <w:i w:val="0"/>
          <w:iCs w:val="0"/>
          <w:color w:val="auto"/>
          <w:sz w:val="24"/>
          <w:szCs w:val="24"/>
        </w:rPr>
        <w:fldChar w:fldCharType="separate"/>
      </w:r>
      <w:r w:rsidRPr="00C84691">
        <w:rPr>
          <w:rFonts w:ascii="Times New Roman" w:hAnsi="Times New Roman" w:cs="Times New Roman"/>
          <w:i w:val="0"/>
          <w:iCs w:val="0"/>
          <w:noProof/>
          <w:color w:val="auto"/>
          <w:sz w:val="24"/>
          <w:szCs w:val="24"/>
        </w:rPr>
        <w:t>2</w:t>
      </w:r>
      <w:r w:rsidRPr="00C84691">
        <w:rPr>
          <w:rFonts w:ascii="Times New Roman" w:hAnsi="Times New Roman" w:cs="Times New Roman"/>
          <w:i w:val="0"/>
          <w:iCs w:val="0"/>
          <w:color w:val="auto"/>
          <w:sz w:val="24"/>
          <w:szCs w:val="24"/>
        </w:rPr>
        <w:fldChar w:fldCharType="end"/>
      </w:r>
      <w:r w:rsidRPr="00C84691">
        <w:rPr>
          <w:rFonts w:ascii="Times New Roman" w:hAnsi="Times New Roman" w:cs="Times New Roman"/>
          <w:i w:val="0"/>
          <w:iCs w:val="0"/>
          <w:color w:val="auto"/>
          <w:sz w:val="24"/>
          <w:szCs w:val="24"/>
        </w:rPr>
        <w:t>. Networks’ mean expectation or looking time to the Ball Sharer and Food Sharer test events across Conditions and Pretraining Epochs.</w:t>
      </w:r>
    </w:p>
    <w:p w14:paraId="2386CD57" w14:textId="77777777" w:rsidR="0046384C" w:rsidRDefault="0046384C" w:rsidP="0046384C">
      <w:pPr>
        <w:spacing w:line="480" w:lineRule="auto"/>
        <w:ind w:firstLine="720"/>
        <w:contextualSpacing/>
        <w:rPr>
          <w:rFonts w:ascii="Times New Roman" w:eastAsia="Times New Roman" w:hAnsi="Times New Roman" w:cs="Times New Roman"/>
        </w:rPr>
      </w:pPr>
    </w:p>
    <w:p w14:paraId="05804DEA" w14:textId="4449D581" w:rsidR="0046384C" w:rsidRDefault="0046384C" w:rsidP="0046384C">
      <w:pPr>
        <w:spacing w:line="480" w:lineRule="auto"/>
        <w:ind w:firstLine="720"/>
        <w:contextualSpacing/>
        <w:rPr>
          <w:rFonts w:ascii="Times New Roman" w:eastAsia="Times New Roman" w:hAnsi="Times New Roman" w:cs="Times New Roman"/>
          <w:i/>
          <w:iCs/>
        </w:rPr>
      </w:pPr>
      <w:r>
        <w:rPr>
          <w:rFonts w:ascii="Times New Roman" w:eastAsia="Times New Roman" w:hAnsi="Times New Roman" w:cs="Times New Roman"/>
        </w:rPr>
        <w:lastRenderedPageBreak/>
        <w:t xml:space="preserve">Figure 2 shows networks’ looking times to and expectations for the Food and Ball Sharers across Conditions 1-3 and Pretraining Epochs. Data were entered into a linear mixed-effects model with Test Trial as the within-subjects fixed effect (Ball Sharer vs. Food Sharer), Condition as the between-subjects fixed effect (Condition 1 vs. Condition 2 vs. Condition 3), Pretraining Epochs (600 vs. 700 vs. 800), and participants as the random effect. The number of familiarization epochs was not included as an additional fixed effect because it was colinear with Pretraining Epochs and created singularity issues for the model. The results revealed a main effect of Test Trial and Condition, which were qualified by an interaction between the two, </w:t>
      </w:r>
      <w:proofErr w:type="gramStart"/>
      <w:r>
        <w:rPr>
          <w:rFonts w:ascii="Times New Roman" w:eastAsia="Times New Roman" w:hAnsi="Times New Roman" w:cs="Times New Roman"/>
          <w:i/>
          <w:iCs/>
        </w:rPr>
        <w:t>F</w:t>
      </w:r>
      <w:r>
        <w:rPr>
          <w:rFonts w:ascii="Times New Roman" w:eastAsia="Times New Roman" w:hAnsi="Times New Roman" w:cs="Times New Roman"/>
        </w:rPr>
        <w:t>(</w:t>
      </w:r>
      <w:proofErr w:type="gramEnd"/>
      <w:r>
        <w:rPr>
          <w:rFonts w:ascii="Times New Roman" w:eastAsia="Times New Roman" w:hAnsi="Times New Roman" w:cs="Times New Roman"/>
        </w:rPr>
        <w:t xml:space="preserve">2, 351) = </w:t>
      </w:r>
      <w:r w:rsidR="00E03638">
        <w:rPr>
          <w:rFonts w:ascii="Times New Roman" w:eastAsia="Times New Roman" w:hAnsi="Times New Roman" w:cs="Times New Roman"/>
        </w:rPr>
        <w:t>222.49</w:t>
      </w:r>
      <w:r>
        <w:rPr>
          <w:rFonts w:ascii="Times New Roman" w:eastAsia="Times New Roman" w:hAnsi="Times New Roman" w:cs="Times New Roman"/>
        </w:rPr>
        <w:t xml:space="preserve">, </w:t>
      </w:r>
      <w:r>
        <w:rPr>
          <w:rFonts w:ascii="Times New Roman" w:eastAsia="Times New Roman" w:hAnsi="Times New Roman" w:cs="Times New Roman"/>
          <w:i/>
          <w:iCs/>
        </w:rPr>
        <w:t xml:space="preserve">p </w:t>
      </w:r>
      <w:r>
        <w:rPr>
          <w:rFonts w:ascii="Times New Roman" w:eastAsia="Times New Roman" w:hAnsi="Times New Roman" w:cs="Times New Roman"/>
        </w:rPr>
        <w:t xml:space="preserve">= 0. Follow-up analyses were conducted for each Condition to assess the nature of this interaction. A paired t-test for Conditions 1 and 3 showed that networks looked longer at the Food Sharer (Condition 1: </w:t>
      </w:r>
      <w:r w:rsidRPr="00E922D5">
        <w:rPr>
          <w:rFonts w:ascii="Times New Roman" w:eastAsia="Times New Roman" w:hAnsi="Times New Roman" w:cs="Times New Roman"/>
          <w:i/>
          <w:iCs/>
        </w:rPr>
        <w:t>M</w:t>
      </w:r>
      <w:r>
        <w:rPr>
          <w:rFonts w:ascii="Times New Roman" w:eastAsia="Times New Roman" w:hAnsi="Times New Roman" w:cs="Times New Roman"/>
        </w:rPr>
        <w:t xml:space="preserve"> = 11.</w:t>
      </w:r>
      <w:r w:rsidR="00E03638">
        <w:rPr>
          <w:rFonts w:ascii="Times New Roman" w:eastAsia="Times New Roman" w:hAnsi="Times New Roman" w:cs="Times New Roman"/>
        </w:rPr>
        <w:t>53</w:t>
      </w:r>
      <w:r>
        <w:rPr>
          <w:rFonts w:ascii="Times New Roman" w:eastAsia="Times New Roman" w:hAnsi="Times New Roman" w:cs="Times New Roman"/>
        </w:rPr>
        <w:t xml:space="preserve">, </w:t>
      </w:r>
      <w:r w:rsidRPr="00E922D5">
        <w:rPr>
          <w:rFonts w:ascii="Times New Roman" w:eastAsia="Times New Roman" w:hAnsi="Times New Roman" w:cs="Times New Roman"/>
          <w:i/>
          <w:iCs/>
        </w:rPr>
        <w:t>SD</w:t>
      </w:r>
      <w:r>
        <w:rPr>
          <w:rFonts w:ascii="Times New Roman" w:eastAsia="Times New Roman" w:hAnsi="Times New Roman" w:cs="Times New Roman"/>
        </w:rPr>
        <w:t xml:space="preserve"> = 1.</w:t>
      </w:r>
      <w:r w:rsidR="00E03638">
        <w:rPr>
          <w:rFonts w:ascii="Times New Roman" w:eastAsia="Times New Roman" w:hAnsi="Times New Roman" w:cs="Times New Roman"/>
        </w:rPr>
        <w:t>40</w:t>
      </w:r>
      <w:r>
        <w:rPr>
          <w:rFonts w:ascii="Times New Roman" w:eastAsia="Times New Roman" w:hAnsi="Times New Roman" w:cs="Times New Roman"/>
        </w:rPr>
        <w:t xml:space="preserve">; Condition 3:  </w:t>
      </w:r>
      <w:r w:rsidRPr="00E922D5">
        <w:rPr>
          <w:rFonts w:ascii="Times New Roman" w:eastAsia="Times New Roman" w:hAnsi="Times New Roman" w:cs="Times New Roman"/>
          <w:i/>
          <w:iCs/>
        </w:rPr>
        <w:t>M</w:t>
      </w:r>
      <w:r>
        <w:rPr>
          <w:rFonts w:ascii="Times New Roman" w:eastAsia="Times New Roman" w:hAnsi="Times New Roman" w:cs="Times New Roman"/>
        </w:rPr>
        <w:t xml:space="preserve"> = </w:t>
      </w:r>
      <w:r w:rsidR="00E03638">
        <w:rPr>
          <w:rFonts w:ascii="Times New Roman" w:eastAsia="Times New Roman" w:hAnsi="Times New Roman" w:cs="Times New Roman"/>
        </w:rPr>
        <w:t>11.41</w:t>
      </w:r>
      <w:r>
        <w:rPr>
          <w:rFonts w:ascii="Times New Roman" w:eastAsia="Times New Roman" w:hAnsi="Times New Roman" w:cs="Times New Roman"/>
        </w:rPr>
        <w:t xml:space="preserve">, </w:t>
      </w:r>
      <w:r w:rsidRPr="00E922D5">
        <w:rPr>
          <w:rFonts w:ascii="Times New Roman" w:eastAsia="Times New Roman" w:hAnsi="Times New Roman" w:cs="Times New Roman"/>
          <w:i/>
          <w:iCs/>
        </w:rPr>
        <w:t>SD</w:t>
      </w:r>
      <w:r>
        <w:rPr>
          <w:rFonts w:ascii="Times New Roman" w:eastAsia="Times New Roman" w:hAnsi="Times New Roman" w:cs="Times New Roman"/>
        </w:rPr>
        <w:t xml:space="preserve"> = 1.</w:t>
      </w:r>
      <w:r w:rsidR="00E03638">
        <w:rPr>
          <w:rFonts w:ascii="Times New Roman" w:eastAsia="Times New Roman" w:hAnsi="Times New Roman" w:cs="Times New Roman"/>
        </w:rPr>
        <w:t>40</w:t>
      </w:r>
      <w:r>
        <w:rPr>
          <w:rFonts w:ascii="Times New Roman" w:eastAsia="Times New Roman" w:hAnsi="Times New Roman" w:cs="Times New Roman"/>
        </w:rPr>
        <w:t>) than</w:t>
      </w:r>
      <w:r w:rsidR="00836361">
        <w:rPr>
          <w:rFonts w:ascii="Times New Roman" w:eastAsia="Times New Roman" w:hAnsi="Times New Roman" w:cs="Times New Roman"/>
        </w:rPr>
        <w:t xml:space="preserve"> at</w:t>
      </w:r>
      <w:r>
        <w:rPr>
          <w:rFonts w:ascii="Times New Roman" w:eastAsia="Times New Roman" w:hAnsi="Times New Roman" w:cs="Times New Roman"/>
        </w:rPr>
        <w:t xml:space="preserve"> the Ball Sharer (Condition 1: </w:t>
      </w:r>
      <w:r w:rsidRPr="00E922D5">
        <w:rPr>
          <w:rFonts w:ascii="Times New Roman" w:eastAsia="Times New Roman" w:hAnsi="Times New Roman" w:cs="Times New Roman"/>
          <w:i/>
          <w:iCs/>
        </w:rPr>
        <w:t>M</w:t>
      </w:r>
      <w:r>
        <w:rPr>
          <w:rFonts w:ascii="Times New Roman" w:eastAsia="Times New Roman" w:hAnsi="Times New Roman" w:cs="Times New Roman"/>
        </w:rPr>
        <w:t xml:space="preserve"> = </w:t>
      </w:r>
      <w:r w:rsidR="008377DE">
        <w:rPr>
          <w:rFonts w:ascii="Times New Roman" w:eastAsia="Times New Roman" w:hAnsi="Times New Roman" w:cs="Times New Roman"/>
        </w:rPr>
        <w:t>7.20</w:t>
      </w:r>
      <w:r>
        <w:rPr>
          <w:rFonts w:ascii="Times New Roman" w:eastAsia="Times New Roman" w:hAnsi="Times New Roman" w:cs="Times New Roman"/>
        </w:rPr>
        <w:t xml:space="preserve">, </w:t>
      </w:r>
      <w:r w:rsidRPr="00E922D5">
        <w:rPr>
          <w:rFonts w:ascii="Times New Roman" w:eastAsia="Times New Roman" w:hAnsi="Times New Roman" w:cs="Times New Roman"/>
          <w:i/>
          <w:iCs/>
        </w:rPr>
        <w:t>SD</w:t>
      </w:r>
      <w:r>
        <w:rPr>
          <w:rFonts w:ascii="Times New Roman" w:eastAsia="Times New Roman" w:hAnsi="Times New Roman" w:cs="Times New Roman"/>
        </w:rPr>
        <w:t xml:space="preserve"> = 2.</w:t>
      </w:r>
      <w:r w:rsidR="008377DE">
        <w:rPr>
          <w:rFonts w:ascii="Times New Roman" w:eastAsia="Times New Roman" w:hAnsi="Times New Roman" w:cs="Times New Roman"/>
        </w:rPr>
        <w:t>4</w:t>
      </w:r>
      <w:r w:rsidR="008377DE">
        <w:rPr>
          <w:rFonts w:ascii="Times New Roman" w:eastAsia="Times New Roman" w:hAnsi="Times New Roman" w:cs="Times New Roman"/>
        </w:rPr>
        <w:t>2</w:t>
      </w:r>
      <w:r>
        <w:rPr>
          <w:rFonts w:ascii="Times New Roman" w:eastAsia="Times New Roman" w:hAnsi="Times New Roman" w:cs="Times New Roman"/>
        </w:rPr>
        <w:t xml:space="preserve">; Condition 3:  </w:t>
      </w:r>
      <w:r w:rsidRPr="00E922D5">
        <w:rPr>
          <w:rFonts w:ascii="Times New Roman" w:eastAsia="Times New Roman" w:hAnsi="Times New Roman" w:cs="Times New Roman"/>
          <w:i/>
          <w:iCs/>
        </w:rPr>
        <w:t>M</w:t>
      </w:r>
      <w:r>
        <w:rPr>
          <w:rFonts w:ascii="Times New Roman" w:eastAsia="Times New Roman" w:hAnsi="Times New Roman" w:cs="Times New Roman"/>
        </w:rPr>
        <w:t xml:space="preserve"> = </w:t>
      </w:r>
      <w:r w:rsidR="008377DE">
        <w:rPr>
          <w:rFonts w:ascii="Times New Roman" w:eastAsia="Times New Roman" w:hAnsi="Times New Roman" w:cs="Times New Roman"/>
        </w:rPr>
        <w:t>6.84</w:t>
      </w:r>
      <w:r>
        <w:rPr>
          <w:rFonts w:ascii="Times New Roman" w:eastAsia="Times New Roman" w:hAnsi="Times New Roman" w:cs="Times New Roman"/>
        </w:rPr>
        <w:t xml:space="preserve">, </w:t>
      </w:r>
      <w:r w:rsidRPr="00E922D5">
        <w:rPr>
          <w:rFonts w:ascii="Times New Roman" w:eastAsia="Times New Roman" w:hAnsi="Times New Roman" w:cs="Times New Roman"/>
          <w:i/>
          <w:iCs/>
        </w:rPr>
        <w:t>SD</w:t>
      </w:r>
      <w:r>
        <w:rPr>
          <w:rFonts w:ascii="Times New Roman" w:eastAsia="Times New Roman" w:hAnsi="Times New Roman" w:cs="Times New Roman"/>
        </w:rPr>
        <w:t xml:space="preserve"> =2.</w:t>
      </w:r>
      <w:r w:rsidR="008377DE">
        <w:rPr>
          <w:rFonts w:ascii="Times New Roman" w:eastAsia="Times New Roman" w:hAnsi="Times New Roman" w:cs="Times New Roman"/>
        </w:rPr>
        <w:t>44</w:t>
      </w:r>
      <w:r>
        <w:rPr>
          <w:rFonts w:ascii="Times New Roman" w:eastAsia="Times New Roman" w:hAnsi="Times New Roman" w:cs="Times New Roman"/>
        </w:rPr>
        <w:t xml:space="preserve">), both </w:t>
      </w:r>
      <w:proofErr w:type="spellStart"/>
      <w:r>
        <w:rPr>
          <w:rFonts w:ascii="Times New Roman" w:eastAsia="Times New Roman" w:hAnsi="Times New Roman" w:cs="Times New Roman"/>
          <w:i/>
          <w:iCs/>
        </w:rPr>
        <w:t>t</w:t>
      </w:r>
      <w:r>
        <w:rPr>
          <w:rFonts w:ascii="Times New Roman" w:eastAsia="Times New Roman" w:hAnsi="Times New Roman" w:cs="Times New Roman"/>
        </w:rPr>
        <w:t>s</w:t>
      </w:r>
      <w:proofErr w:type="spellEnd"/>
      <w:r>
        <w:rPr>
          <w:rFonts w:ascii="Times New Roman" w:eastAsia="Times New Roman" w:hAnsi="Times New Roman" w:cs="Times New Roman"/>
        </w:rPr>
        <w:t xml:space="preserve"> &gt; </w:t>
      </w:r>
      <w:ins w:id="22" w:author="Benton, Deon" w:date="2025-09-22T15:07:00Z" w16du:dateUtc="2025-09-22T20:07:00Z">
        <w:r w:rsidR="00E03638">
          <w:rPr>
            <w:rFonts w:ascii="Times New Roman" w:eastAsia="Times New Roman" w:hAnsi="Times New Roman" w:cs="Times New Roman"/>
          </w:rPr>
          <w:t>24.22</w:t>
        </w:r>
      </w:ins>
      <w:r>
        <w:rPr>
          <w:rFonts w:ascii="Times New Roman" w:eastAsia="Times New Roman" w:hAnsi="Times New Roman" w:cs="Times New Roman"/>
        </w:rPr>
        <w:t xml:space="preserve">, both </w:t>
      </w:r>
      <w:r>
        <w:rPr>
          <w:rFonts w:ascii="Times New Roman" w:eastAsia="Times New Roman" w:hAnsi="Times New Roman" w:cs="Times New Roman"/>
          <w:i/>
          <w:iCs/>
        </w:rPr>
        <w:t>p</w:t>
      </w:r>
      <w:r>
        <w:rPr>
          <w:rFonts w:ascii="Times New Roman" w:eastAsia="Times New Roman" w:hAnsi="Times New Roman" w:cs="Times New Roman"/>
        </w:rPr>
        <w:t>’s = 0.</w:t>
      </w:r>
      <w:r>
        <w:rPr>
          <w:rFonts w:ascii="Times New Roman" w:eastAsia="Times New Roman" w:hAnsi="Times New Roman" w:cs="Times New Roman"/>
          <w:i/>
          <w:iCs/>
        </w:rPr>
        <w:t xml:space="preserve"> </w:t>
      </w:r>
      <w:ins w:id="23" w:author="Benton, Deon" w:date="2025-09-22T15:09:00Z" w16du:dateUtc="2025-09-22T20:09:00Z">
        <w:r w:rsidR="008377DE">
          <w:rPr>
            <w:rFonts w:ascii="Times New Roman" w:eastAsia="Times New Roman" w:hAnsi="Times New Roman" w:cs="Times New Roman"/>
          </w:rPr>
          <w:t>Although networks in Condition 2 also looked longer at the Food Sharer (</w:t>
        </w:r>
        <w:r w:rsidR="008377DE">
          <w:rPr>
            <w:rFonts w:ascii="Times New Roman" w:eastAsia="Times New Roman" w:hAnsi="Times New Roman" w:cs="Times New Roman"/>
            <w:i/>
            <w:iCs/>
          </w:rPr>
          <w:t xml:space="preserve">M </w:t>
        </w:r>
        <w:r w:rsidR="008377DE">
          <w:rPr>
            <w:rFonts w:ascii="Times New Roman" w:eastAsia="Times New Roman" w:hAnsi="Times New Roman" w:cs="Times New Roman"/>
          </w:rPr>
          <w:t xml:space="preserve">= 4.88, </w:t>
        </w:r>
        <w:r w:rsidR="008377DE">
          <w:rPr>
            <w:rFonts w:ascii="Times New Roman" w:eastAsia="Times New Roman" w:hAnsi="Times New Roman" w:cs="Times New Roman"/>
            <w:i/>
            <w:iCs/>
          </w:rPr>
          <w:t xml:space="preserve">SD </w:t>
        </w:r>
        <w:r w:rsidR="008377DE">
          <w:rPr>
            <w:rFonts w:ascii="Times New Roman" w:eastAsia="Times New Roman" w:hAnsi="Times New Roman" w:cs="Times New Roman"/>
          </w:rPr>
          <w:t>= 1.05) than at the Ball Sharer (</w:t>
        </w:r>
        <w:r w:rsidR="008377DE">
          <w:rPr>
            <w:rFonts w:ascii="Times New Roman" w:eastAsia="Times New Roman" w:hAnsi="Times New Roman" w:cs="Times New Roman"/>
            <w:i/>
            <w:iCs/>
          </w:rPr>
          <w:t xml:space="preserve">M </w:t>
        </w:r>
        <w:r w:rsidR="008377DE">
          <w:rPr>
            <w:rFonts w:ascii="Times New Roman" w:eastAsia="Times New Roman" w:hAnsi="Times New Roman" w:cs="Times New Roman"/>
          </w:rPr>
          <w:t xml:space="preserve">= 4.51, </w:t>
        </w:r>
        <w:r w:rsidR="008377DE">
          <w:rPr>
            <w:rFonts w:ascii="Times New Roman" w:eastAsia="Times New Roman" w:hAnsi="Times New Roman" w:cs="Times New Roman"/>
            <w:i/>
            <w:iCs/>
          </w:rPr>
          <w:t xml:space="preserve">SD </w:t>
        </w:r>
        <w:r w:rsidR="008377DE">
          <w:rPr>
            <w:rFonts w:ascii="Times New Roman" w:eastAsia="Times New Roman" w:hAnsi="Times New Roman" w:cs="Times New Roman"/>
          </w:rPr>
          <w:t>= 0.97)</w:t>
        </w:r>
      </w:ins>
      <w:ins w:id="24" w:author="Benton, Deon" w:date="2025-09-22T15:10:00Z" w16du:dateUtc="2025-09-22T20:10:00Z">
        <w:r w:rsidR="008377DE">
          <w:rPr>
            <w:rFonts w:ascii="Times New Roman" w:eastAsia="Times New Roman" w:hAnsi="Times New Roman" w:cs="Times New Roman"/>
          </w:rPr>
          <w:t xml:space="preserve">, </w:t>
        </w:r>
        <w:r w:rsidR="008377DE">
          <w:rPr>
            <w:rFonts w:ascii="Times New Roman" w:eastAsia="Times New Roman" w:hAnsi="Times New Roman" w:cs="Times New Roman"/>
            <w:i/>
            <w:iCs/>
          </w:rPr>
          <w:t>t</w:t>
        </w:r>
        <w:r w:rsidR="008377DE">
          <w:rPr>
            <w:rFonts w:ascii="Times New Roman" w:eastAsia="Times New Roman" w:hAnsi="Times New Roman" w:cs="Times New Roman"/>
          </w:rPr>
          <w:t xml:space="preserve">(119) = 3.45, </w:t>
        </w:r>
        <w:r w:rsidR="008377DE">
          <w:rPr>
            <w:rFonts w:ascii="Times New Roman" w:eastAsia="Times New Roman" w:hAnsi="Times New Roman" w:cs="Times New Roman"/>
            <w:i/>
            <w:iCs/>
          </w:rPr>
          <w:t xml:space="preserve">p </w:t>
        </w:r>
        <w:r w:rsidR="00002233">
          <w:rPr>
            <w:rFonts w:ascii="Times New Roman" w:eastAsia="Times New Roman" w:hAnsi="Times New Roman" w:cs="Times New Roman"/>
          </w:rPr>
          <w:t>&lt;</w:t>
        </w:r>
        <w:r w:rsidR="008377DE">
          <w:rPr>
            <w:rFonts w:ascii="Times New Roman" w:eastAsia="Times New Roman" w:hAnsi="Times New Roman" w:cs="Times New Roman"/>
          </w:rPr>
          <w:t xml:space="preserve"> .00</w:t>
        </w:r>
        <w:r w:rsidR="00002233">
          <w:rPr>
            <w:rFonts w:ascii="Times New Roman" w:eastAsia="Times New Roman" w:hAnsi="Times New Roman" w:cs="Times New Roman"/>
          </w:rPr>
          <w:t>1</w:t>
        </w:r>
        <w:r w:rsidR="001101E1">
          <w:rPr>
            <w:rFonts w:ascii="Times New Roman" w:eastAsia="Times New Roman" w:hAnsi="Times New Roman" w:cs="Times New Roman"/>
          </w:rPr>
          <w:t xml:space="preserve">, </w:t>
        </w:r>
        <w:r w:rsidR="001101E1">
          <w:rPr>
            <w:rFonts w:ascii="Times New Roman" w:eastAsia="Times New Roman" w:hAnsi="Times New Roman" w:cs="Times New Roman"/>
          </w:rPr>
          <w:t xml:space="preserve">the difference in looking time was greater for networks in the </w:t>
        </w:r>
      </w:ins>
      <w:ins w:id="25" w:author="Benton, Deon" w:date="2025-09-22T15:11:00Z" w16du:dateUtc="2025-09-22T20:11:00Z">
        <w:r w:rsidR="001101E1">
          <w:rPr>
            <w:rFonts w:ascii="Times New Roman" w:eastAsia="Times New Roman" w:hAnsi="Times New Roman" w:cs="Times New Roman"/>
          </w:rPr>
          <w:t>Conditions 1 and 2</w:t>
        </w:r>
      </w:ins>
      <w:ins w:id="26" w:author="Benton, Deon" w:date="2025-09-22T15:10:00Z" w16du:dateUtc="2025-09-22T20:10:00Z">
        <w:r w:rsidR="001101E1">
          <w:rPr>
            <w:rFonts w:ascii="Times New Roman" w:eastAsia="Times New Roman" w:hAnsi="Times New Roman" w:cs="Times New Roman"/>
          </w:rPr>
          <w:t xml:space="preserve"> (</w:t>
        </w:r>
        <w:r w:rsidR="001101E1">
          <w:rPr>
            <w:rFonts w:ascii="Times New Roman" w:eastAsia="Times New Roman" w:hAnsi="Times New Roman" w:cs="Times New Roman"/>
            <w:i/>
            <w:iCs/>
          </w:rPr>
          <w:t xml:space="preserve">M </w:t>
        </w:r>
        <w:r w:rsidR="001101E1">
          <w:rPr>
            <w:rFonts w:ascii="Times New Roman" w:eastAsia="Times New Roman" w:hAnsi="Times New Roman" w:cs="Times New Roman"/>
          </w:rPr>
          <w:t xml:space="preserve">= </w:t>
        </w:r>
      </w:ins>
      <w:ins w:id="27" w:author="Benton, Deon" w:date="2025-09-22T15:15:00Z" w16du:dateUtc="2025-09-22T20:15:00Z">
        <w:r w:rsidR="00DC6C73">
          <w:rPr>
            <w:rFonts w:ascii="Times New Roman" w:eastAsia="Times New Roman" w:hAnsi="Times New Roman" w:cs="Times New Roman"/>
          </w:rPr>
          <w:t>4.45</w:t>
        </w:r>
      </w:ins>
      <w:ins w:id="28" w:author="Benton, Deon" w:date="2025-09-22T15:10:00Z" w16du:dateUtc="2025-09-22T20:10:00Z">
        <w:r w:rsidR="001101E1">
          <w:rPr>
            <w:rFonts w:ascii="Times New Roman" w:eastAsia="Times New Roman" w:hAnsi="Times New Roman" w:cs="Times New Roman"/>
          </w:rPr>
          <w:t xml:space="preserve">, </w:t>
        </w:r>
        <w:r w:rsidR="001101E1">
          <w:rPr>
            <w:rFonts w:ascii="Times New Roman" w:eastAsia="Times New Roman" w:hAnsi="Times New Roman" w:cs="Times New Roman"/>
            <w:i/>
            <w:iCs/>
          </w:rPr>
          <w:t xml:space="preserve">SD </w:t>
        </w:r>
        <w:r w:rsidR="001101E1">
          <w:rPr>
            <w:rFonts w:ascii="Times New Roman" w:eastAsia="Times New Roman" w:hAnsi="Times New Roman" w:cs="Times New Roman"/>
          </w:rPr>
          <w:t xml:space="preserve">= </w:t>
        </w:r>
      </w:ins>
      <w:ins w:id="29" w:author="Benton, Deon" w:date="2025-09-22T15:15:00Z" w16du:dateUtc="2025-09-22T20:15:00Z">
        <w:r w:rsidR="00DC6C73">
          <w:rPr>
            <w:rFonts w:ascii="Times New Roman" w:eastAsia="Times New Roman" w:hAnsi="Times New Roman" w:cs="Times New Roman"/>
          </w:rPr>
          <w:t>1.94</w:t>
        </w:r>
      </w:ins>
      <w:ins w:id="30" w:author="Benton, Deon" w:date="2025-09-22T15:10:00Z" w16du:dateUtc="2025-09-22T20:10:00Z">
        <w:r w:rsidR="001101E1">
          <w:rPr>
            <w:rFonts w:ascii="Times New Roman" w:eastAsia="Times New Roman" w:hAnsi="Times New Roman" w:cs="Times New Roman"/>
          </w:rPr>
          <w:t xml:space="preserve">) than networks in </w:t>
        </w:r>
      </w:ins>
      <w:ins w:id="31" w:author="Benton, Deon" w:date="2025-09-22T15:11:00Z" w16du:dateUtc="2025-09-22T20:11:00Z">
        <w:r w:rsidR="001101E1">
          <w:rPr>
            <w:rFonts w:ascii="Times New Roman" w:eastAsia="Times New Roman" w:hAnsi="Times New Roman" w:cs="Times New Roman"/>
          </w:rPr>
          <w:t>Condition 2</w:t>
        </w:r>
      </w:ins>
      <w:ins w:id="32" w:author="Benton, Deon" w:date="2025-09-22T15:10:00Z" w16du:dateUtc="2025-09-22T20:10:00Z">
        <w:r w:rsidR="001101E1">
          <w:rPr>
            <w:rFonts w:ascii="Times New Roman" w:eastAsia="Times New Roman" w:hAnsi="Times New Roman" w:cs="Times New Roman"/>
          </w:rPr>
          <w:t xml:space="preserve"> (</w:t>
        </w:r>
        <w:r w:rsidR="001101E1">
          <w:rPr>
            <w:rFonts w:ascii="Times New Roman" w:eastAsia="Times New Roman" w:hAnsi="Times New Roman" w:cs="Times New Roman"/>
            <w:i/>
            <w:iCs/>
          </w:rPr>
          <w:t xml:space="preserve">M </w:t>
        </w:r>
        <w:r w:rsidR="001101E1">
          <w:rPr>
            <w:rFonts w:ascii="Times New Roman" w:eastAsia="Times New Roman" w:hAnsi="Times New Roman" w:cs="Times New Roman"/>
          </w:rPr>
          <w:t>= 0.</w:t>
        </w:r>
      </w:ins>
      <w:ins w:id="33" w:author="Benton, Deon" w:date="2025-09-22T15:16:00Z" w16du:dateUtc="2025-09-22T20:16:00Z">
        <w:r w:rsidR="00DC6C73">
          <w:rPr>
            <w:rFonts w:ascii="Times New Roman" w:eastAsia="Times New Roman" w:hAnsi="Times New Roman" w:cs="Times New Roman"/>
          </w:rPr>
          <w:t>38</w:t>
        </w:r>
      </w:ins>
      <w:ins w:id="34" w:author="Benton, Deon" w:date="2025-09-22T15:10:00Z" w16du:dateUtc="2025-09-22T20:10:00Z">
        <w:r w:rsidR="001101E1">
          <w:rPr>
            <w:rFonts w:ascii="Times New Roman" w:eastAsia="Times New Roman" w:hAnsi="Times New Roman" w:cs="Times New Roman"/>
          </w:rPr>
          <w:t xml:space="preserve">, </w:t>
        </w:r>
        <w:r w:rsidR="001101E1">
          <w:rPr>
            <w:rFonts w:ascii="Times New Roman" w:eastAsia="Times New Roman" w:hAnsi="Times New Roman" w:cs="Times New Roman"/>
            <w:i/>
            <w:iCs/>
          </w:rPr>
          <w:t xml:space="preserve">SD </w:t>
        </w:r>
        <w:r w:rsidR="001101E1">
          <w:rPr>
            <w:rFonts w:ascii="Times New Roman" w:eastAsia="Times New Roman" w:hAnsi="Times New Roman" w:cs="Times New Roman"/>
          </w:rPr>
          <w:t xml:space="preserve">= </w:t>
        </w:r>
      </w:ins>
      <w:ins w:id="35" w:author="Benton, Deon" w:date="2025-09-22T15:16:00Z" w16du:dateUtc="2025-09-22T20:16:00Z">
        <w:r w:rsidR="00DC6C73">
          <w:rPr>
            <w:rFonts w:ascii="Times New Roman" w:eastAsia="Times New Roman" w:hAnsi="Times New Roman" w:cs="Times New Roman"/>
          </w:rPr>
          <w:t>1.19</w:t>
        </w:r>
      </w:ins>
      <w:ins w:id="36" w:author="Benton, Deon" w:date="2025-09-22T15:10:00Z" w16du:dateUtc="2025-09-22T20:10:00Z">
        <w:r w:rsidR="001101E1">
          <w:rPr>
            <w:rFonts w:ascii="Times New Roman" w:eastAsia="Times New Roman" w:hAnsi="Times New Roman" w:cs="Times New Roman"/>
          </w:rPr>
          <w:t xml:space="preserve">), </w:t>
        </w:r>
        <w:r w:rsidR="001101E1">
          <w:rPr>
            <w:rFonts w:ascii="Times New Roman" w:eastAsia="Times New Roman" w:hAnsi="Times New Roman" w:cs="Times New Roman"/>
            <w:i/>
            <w:iCs/>
          </w:rPr>
          <w:t>t</w:t>
        </w:r>
        <w:r w:rsidR="001101E1">
          <w:rPr>
            <w:rFonts w:ascii="Times New Roman" w:eastAsia="Times New Roman" w:hAnsi="Times New Roman" w:cs="Times New Roman"/>
          </w:rPr>
          <w:t>(</w:t>
        </w:r>
      </w:ins>
      <w:ins w:id="37" w:author="Benton, Deon" w:date="2025-09-22T15:16:00Z" w16du:dateUtc="2025-09-22T20:16:00Z">
        <w:r w:rsidR="00DC6C73">
          <w:rPr>
            <w:rFonts w:ascii="Times New Roman" w:eastAsia="Times New Roman" w:hAnsi="Times New Roman" w:cs="Times New Roman"/>
          </w:rPr>
          <w:t>342.04</w:t>
        </w:r>
      </w:ins>
      <w:ins w:id="38" w:author="Benton, Deon" w:date="2025-09-22T15:10:00Z" w16du:dateUtc="2025-09-22T20:10:00Z">
        <w:r w:rsidR="001101E1">
          <w:rPr>
            <w:rFonts w:ascii="Times New Roman" w:eastAsia="Times New Roman" w:hAnsi="Times New Roman" w:cs="Times New Roman"/>
          </w:rPr>
          <w:t xml:space="preserve">) = </w:t>
        </w:r>
      </w:ins>
      <w:ins w:id="39" w:author="Benton, Deon" w:date="2025-09-22T15:16:00Z" w16du:dateUtc="2025-09-22T20:16:00Z">
        <w:r w:rsidR="00DC6C73">
          <w:rPr>
            <w:rFonts w:ascii="Times New Roman" w:eastAsia="Times New Roman" w:hAnsi="Times New Roman" w:cs="Times New Roman"/>
          </w:rPr>
          <w:t>24.49</w:t>
        </w:r>
      </w:ins>
      <w:ins w:id="40" w:author="Benton, Deon" w:date="2025-09-22T15:10:00Z" w16du:dateUtc="2025-09-22T20:10:00Z">
        <w:r w:rsidR="001101E1">
          <w:rPr>
            <w:rFonts w:ascii="Times New Roman" w:eastAsia="Times New Roman" w:hAnsi="Times New Roman" w:cs="Times New Roman"/>
          </w:rPr>
          <w:t xml:space="preserve">, </w:t>
        </w:r>
        <w:r w:rsidR="001101E1">
          <w:rPr>
            <w:rFonts w:ascii="Times New Roman" w:eastAsia="Times New Roman" w:hAnsi="Times New Roman" w:cs="Times New Roman"/>
            <w:i/>
            <w:iCs/>
          </w:rPr>
          <w:t xml:space="preserve">p </w:t>
        </w:r>
        <w:r w:rsidR="001101E1">
          <w:rPr>
            <w:rFonts w:ascii="Times New Roman" w:eastAsia="Times New Roman" w:hAnsi="Times New Roman" w:cs="Times New Roman"/>
          </w:rPr>
          <w:t xml:space="preserve">= 0. </w:t>
        </w:r>
        <w:r w:rsidR="001101E1">
          <w:rPr>
            <w:rFonts w:ascii="Times New Roman" w:eastAsia="Times New Roman" w:hAnsi="Times New Roman" w:cs="Times New Roman"/>
            <w:i/>
            <w:iCs/>
          </w:rPr>
          <w:t xml:space="preserve"> </w:t>
        </w:r>
      </w:ins>
    </w:p>
    <w:p w14:paraId="031DE5AE" w14:textId="77777777" w:rsidR="0046384C" w:rsidRDefault="0046384C" w:rsidP="0046384C">
      <w:pPr>
        <w:rPr>
          <w:rFonts w:ascii="Times New Roman" w:hAnsi="Times New Roman" w:cs="Times New Roman"/>
          <w:color w:val="000000" w:themeColor="text1"/>
        </w:rPr>
      </w:pPr>
    </w:p>
    <w:p w14:paraId="2D00F358" w14:textId="595489DD" w:rsidR="0046384C" w:rsidRDefault="0046384C" w:rsidP="0046384C">
      <w:pPr>
        <w:rPr>
          <w:rFonts w:ascii="Times New Roman" w:hAnsi="Times New Roman" w:cs="Times New Roman"/>
          <w:b/>
          <w:bCs/>
          <w:color w:val="000000" w:themeColor="text1"/>
        </w:rPr>
      </w:pPr>
      <w:r>
        <w:rPr>
          <w:rFonts w:ascii="Times New Roman" w:hAnsi="Times New Roman" w:cs="Times New Roman"/>
          <w:b/>
          <w:bCs/>
          <w:color w:val="000000" w:themeColor="text1"/>
        </w:rPr>
        <w:t>Discussion</w:t>
      </w:r>
    </w:p>
    <w:p w14:paraId="1884341E" w14:textId="7C30A3B7" w:rsidR="0046384C" w:rsidRDefault="0046384C" w:rsidP="0046384C">
      <w:pPr>
        <w:spacing w:line="480" w:lineRule="auto"/>
        <w:ind w:firstLine="720"/>
        <w:rPr>
          <w:rFonts w:ascii="Times New Roman" w:eastAsia="Times New Roman" w:hAnsi="Times New Roman" w:cs="Times New Roman"/>
        </w:rPr>
      </w:pPr>
      <w:r>
        <w:rPr>
          <w:rFonts w:ascii="Times New Roman" w:hAnsi="Times New Roman" w:cs="Times New Roman"/>
          <w:color w:val="000000" w:themeColor="text1"/>
        </w:rPr>
        <w:t>The simulation was carried out to test whether infants’ looking behaviors in Thomas et al. (2022) could be captured by</w:t>
      </w:r>
      <w:r w:rsidR="00F80C6B">
        <w:rPr>
          <w:rFonts w:ascii="Times New Roman" w:hAnsi="Times New Roman" w:cs="Times New Roman"/>
          <w:color w:val="000000" w:themeColor="text1"/>
        </w:rPr>
        <w:t xml:space="preserve"> </w:t>
      </w:r>
      <w:r w:rsidR="00F80C6B">
        <w:rPr>
          <w:rFonts w:ascii="Times New Roman" w:eastAsia="Times New Roman" w:hAnsi="Times New Roman" w:cs="Times New Roman"/>
        </w:rPr>
        <w:t xml:space="preserve">the operation of a domain-general learning mechanism that links instances of saliva sharing and comforting to a shared representation, particularly when those experiences involve the </w:t>
      </w:r>
      <w:r w:rsidR="00F80C6B">
        <w:rPr>
          <w:rFonts w:ascii="Times New Roman" w:eastAsia="Times New Roman" w:hAnsi="Times New Roman" w:cs="Times New Roman"/>
          <w:i/>
          <w:iCs/>
        </w:rPr>
        <w:t xml:space="preserve">same </w:t>
      </w:r>
      <w:r w:rsidR="00F80C6B">
        <w:rPr>
          <w:rFonts w:ascii="Times New Roman" w:eastAsia="Times New Roman" w:hAnsi="Times New Roman" w:cs="Times New Roman"/>
        </w:rPr>
        <w:t>i</w:t>
      </w:r>
      <w:r w:rsidR="001501A1">
        <w:rPr>
          <w:rFonts w:ascii="Times New Roman" w:eastAsia="Times New Roman" w:hAnsi="Times New Roman" w:cs="Times New Roman"/>
        </w:rPr>
        <w:t>ndividuals</w:t>
      </w:r>
      <w:r w:rsidR="00F80C6B">
        <w:rPr>
          <w:rFonts w:ascii="Times New Roman" w:eastAsia="Times New Roman" w:hAnsi="Times New Roman" w:cs="Times New Roman"/>
        </w:rPr>
        <w:t>.</w:t>
      </w:r>
      <w:r>
        <w:rPr>
          <w:rFonts w:ascii="Times New Roman" w:hAnsi="Times New Roman" w:cs="Times New Roman"/>
          <w:color w:val="000000" w:themeColor="text1"/>
        </w:rPr>
        <w:t xml:space="preserve"> </w:t>
      </w:r>
      <w:r>
        <w:rPr>
          <w:rFonts w:ascii="Times New Roman" w:eastAsia="Times New Roman" w:hAnsi="Times New Roman" w:cs="Times New Roman"/>
        </w:rPr>
        <w:t>The results indicated that infants’ responses</w:t>
      </w:r>
      <w:ins w:id="41" w:author="Benton, Deon" w:date="2025-09-22T15:22:00Z" w16du:dateUtc="2025-09-22T20:22:00Z">
        <w:r w:rsidR="00DC749D">
          <w:rPr>
            <w:rFonts w:ascii="Times New Roman" w:eastAsia="Times New Roman" w:hAnsi="Times New Roman" w:cs="Times New Roman"/>
          </w:rPr>
          <w:t>, at least qualitatively in terms of the overall pattern of looking,</w:t>
        </w:r>
      </w:ins>
      <w:r>
        <w:rPr>
          <w:rFonts w:ascii="Times New Roman" w:eastAsia="Times New Roman" w:hAnsi="Times New Roman" w:cs="Times New Roman"/>
        </w:rPr>
        <w:t xml:space="preserve"> could be explained by such a mechanism. Yet, one feature of our account that Simulation 1 does not address is the notion that the common </w:t>
      </w:r>
      <w:r>
        <w:rPr>
          <w:rFonts w:ascii="Times New Roman" w:eastAsia="Times New Roman" w:hAnsi="Times New Roman" w:cs="Times New Roman"/>
        </w:rPr>
        <w:lastRenderedPageBreak/>
        <w:t>representation that derives from domain-general associative learning s</w:t>
      </w:r>
      <w:r w:rsidR="00651769">
        <w:rPr>
          <w:rFonts w:ascii="Times New Roman" w:eastAsia="Times New Roman" w:hAnsi="Times New Roman" w:cs="Times New Roman"/>
        </w:rPr>
        <w:t xml:space="preserve">hould support </w:t>
      </w:r>
      <w:r>
        <w:rPr>
          <w:rFonts w:ascii="Times New Roman" w:eastAsia="Times New Roman" w:hAnsi="Times New Roman" w:cs="Times New Roman"/>
        </w:rPr>
        <w:t xml:space="preserve">bidirectional </w:t>
      </w:r>
      <w:r w:rsidR="0058726F">
        <w:rPr>
          <w:rFonts w:ascii="Times New Roman" w:eastAsia="Times New Roman" w:hAnsi="Times New Roman" w:cs="Times New Roman"/>
        </w:rPr>
        <w:t>expectations</w:t>
      </w:r>
      <w:r>
        <w:rPr>
          <w:rFonts w:ascii="Times New Roman" w:eastAsia="Times New Roman" w:hAnsi="Times New Roman" w:cs="Times New Roman"/>
        </w:rPr>
        <w:t>; that is, because saliva sharing and comforting are linked to the same representation</w:t>
      </w:r>
      <w:r w:rsidR="00F05C8B">
        <w:rPr>
          <w:rFonts w:ascii="Times New Roman" w:eastAsia="Times New Roman" w:hAnsi="Times New Roman" w:cs="Times New Roman"/>
        </w:rPr>
        <w:t xml:space="preserve"> via a recurring individual</w:t>
      </w:r>
      <w:r>
        <w:rPr>
          <w:rFonts w:ascii="Times New Roman" w:eastAsia="Times New Roman" w:hAnsi="Times New Roman" w:cs="Times New Roman"/>
        </w:rPr>
        <w:t xml:space="preserve">, the model (and by extension infants) should expect saliva sharing given information about comforting. </w:t>
      </w:r>
      <w:r w:rsidR="00F05C8B">
        <w:rPr>
          <w:rFonts w:ascii="Times New Roman" w:eastAsia="Times New Roman" w:hAnsi="Times New Roman" w:cs="Times New Roman"/>
        </w:rPr>
        <w:t>Simulation 2 was undertaken to determine whether</w:t>
      </w:r>
      <w:r w:rsidR="005C0044">
        <w:rPr>
          <w:rFonts w:ascii="Times New Roman" w:eastAsia="Times New Roman" w:hAnsi="Times New Roman" w:cs="Times New Roman"/>
        </w:rPr>
        <w:t xml:space="preserve"> in fact</w:t>
      </w:r>
      <w:r w:rsidR="00F05C8B">
        <w:rPr>
          <w:rFonts w:ascii="Times New Roman" w:eastAsia="Times New Roman" w:hAnsi="Times New Roman" w:cs="Times New Roman"/>
        </w:rPr>
        <w:t xml:space="preserve"> the current model expect</w:t>
      </w:r>
      <w:r w:rsidR="005C0044">
        <w:rPr>
          <w:rFonts w:ascii="Times New Roman" w:eastAsia="Times New Roman" w:hAnsi="Times New Roman" w:cs="Times New Roman"/>
        </w:rPr>
        <w:t>s</w:t>
      </w:r>
      <w:r w:rsidR="00F05C8B">
        <w:rPr>
          <w:rFonts w:ascii="Times New Roman" w:eastAsia="Times New Roman" w:hAnsi="Times New Roman" w:cs="Times New Roman"/>
        </w:rPr>
        <w:t xml:space="preserve"> saliva sharing following comforting, as predicted by our account.</w:t>
      </w:r>
    </w:p>
    <w:p w14:paraId="22D00F68" w14:textId="77777777" w:rsidR="0046384C" w:rsidRDefault="0046384C" w:rsidP="0046384C">
      <w:pPr>
        <w:spacing w:line="480" w:lineRule="auto"/>
        <w:ind w:firstLine="720"/>
        <w:rPr>
          <w:rFonts w:ascii="Times New Roman" w:eastAsia="Times New Roman" w:hAnsi="Times New Roman" w:cs="Times New Roman"/>
        </w:rPr>
      </w:pPr>
    </w:p>
    <w:p w14:paraId="22EBDE94" w14:textId="77777777" w:rsidR="0046384C" w:rsidRDefault="0046384C" w:rsidP="0046384C">
      <w:pPr>
        <w:spacing w:line="480" w:lineRule="auto"/>
        <w:ind w:firstLine="720"/>
        <w:jc w:val="center"/>
        <w:rPr>
          <w:rFonts w:ascii="Times New Roman" w:eastAsia="Times New Roman" w:hAnsi="Times New Roman" w:cs="Times New Roman"/>
          <w:b/>
          <w:bCs/>
        </w:rPr>
      </w:pPr>
      <w:r w:rsidRPr="006A266D">
        <w:rPr>
          <w:rFonts w:ascii="Times New Roman" w:eastAsia="Times New Roman" w:hAnsi="Times New Roman" w:cs="Times New Roman"/>
          <w:b/>
          <w:bCs/>
        </w:rPr>
        <w:t>Simulation 2</w:t>
      </w:r>
    </w:p>
    <w:p w14:paraId="4DC6866B" w14:textId="77777777" w:rsidR="0046384C" w:rsidRDefault="0046384C" w:rsidP="0046384C">
      <w:pPr>
        <w:spacing w:line="480" w:lineRule="auto"/>
        <w:contextualSpacing/>
        <w:rPr>
          <w:rFonts w:ascii="Times New Roman" w:eastAsia="Times New Roman" w:hAnsi="Times New Roman" w:cs="Times New Roman"/>
          <w:b/>
          <w:bCs/>
          <w:i/>
          <w:iCs/>
        </w:rPr>
      </w:pPr>
      <w:r>
        <w:rPr>
          <w:rFonts w:ascii="Times New Roman" w:eastAsia="Times New Roman" w:hAnsi="Times New Roman" w:cs="Times New Roman"/>
          <w:b/>
          <w:bCs/>
          <w:i/>
          <w:iCs/>
        </w:rPr>
        <w:t>Network Architecture and Familiarization</w:t>
      </w:r>
    </w:p>
    <w:p w14:paraId="541F889E" w14:textId="3E5B168E" w:rsidR="0046384C" w:rsidRDefault="0046384C" w:rsidP="0046384C">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t>The architecture used in Simulation 2 was identical to that in Simulation 1</w:t>
      </w:r>
      <w:r w:rsidR="00BE28A3">
        <w:rPr>
          <w:rFonts w:ascii="Times New Roman" w:eastAsia="Times New Roman" w:hAnsi="Times New Roman" w:cs="Times New Roman"/>
        </w:rPr>
        <w:t>. The pretraining phase was also identical.</w:t>
      </w:r>
    </w:p>
    <w:p w14:paraId="58C8F5C1" w14:textId="77777777" w:rsidR="0046384C" w:rsidRDefault="0046384C" w:rsidP="0046384C">
      <w:pPr>
        <w:spacing w:line="480" w:lineRule="auto"/>
        <w:contextualSpacing/>
        <w:rPr>
          <w:rFonts w:ascii="Times New Roman" w:eastAsia="Times New Roman" w:hAnsi="Times New Roman" w:cs="Times New Roman"/>
        </w:rPr>
      </w:pPr>
    </w:p>
    <w:p w14:paraId="3088DD95" w14:textId="77777777" w:rsidR="0046384C" w:rsidRDefault="0046384C" w:rsidP="0046384C">
      <w:pPr>
        <w:contextualSpacing/>
        <w:rPr>
          <w:rFonts w:ascii="Times New Roman" w:eastAsia="Times New Roman" w:hAnsi="Times New Roman" w:cs="Times New Roman"/>
          <w:b/>
          <w:bCs/>
        </w:rPr>
      </w:pPr>
      <w:r>
        <w:rPr>
          <w:rFonts w:ascii="Times New Roman" w:eastAsia="Times New Roman" w:hAnsi="Times New Roman" w:cs="Times New Roman"/>
          <w:b/>
          <w:bCs/>
        </w:rPr>
        <w:t>Familiarization and Test</w:t>
      </w:r>
      <w:r>
        <w:rPr>
          <w:rFonts w:ascii="Times New Roman" w:eastAsia="Times New Roman" w:hAnsi="Times New Roman" w:cs="Times New Roman"/>
          <w:b/>
          <w:bCs/>
        </w:rPr>
        <w:br/>
      </w:r>
    </w:p>
    <w:p w14:paraId="0DA96942" w14:textId="7725B103" w:rsidR="0046384C" w:rsidRPr="00EF288F" w:rsidRDefault="0046384C" w:rsidP="0046384C">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t xml:space="preserve">Following pretraining, networks (N = 20) were familiarized to an event in which one of </w:t>
      </w:r>
      <w:r w:rsidR="00CE7D2A">
        <w:rPr>
          <w:rFonts w:ascii="Times New Roman" w:eastAsia="Times New Roman" w:hAnsi="Times New Roman" w:cs="Times New Roman"/>
        </w:rPr>
        <w:t>two</w:t>
      </w:r>
      <w:r>
        <w:rPr>
          <w:rFonts w:ascii="Times New Roman" w:eastAsia="Times New Roman" w:hAnsi="Times New Roman" w:cs="Times New Roman"/>
        </w:rPr>
        <w:t xml:space="preserve"> individuals comforted </w:t>
      </w:r>
      <w:r w:rsidR="00CE7D2A">
        <w:rPr>
          <w:rFonts w:ascii="Times New Roman" w:eastAsia="Times New Roman" w:hAnsi="Times New Roman" w:cs="Times New Roman"/>
        </w:rPr>
        <w:t>a</w:t>
      </w:r>
      <w:r>
        <w:rPr>
          <w:rFonts w:ascii="Times New Roman" w:eastAsia="Times New Roman" w:hAnsi="Times New Roman" w:cs="Times New Roman"/>
        </w:rPr>
        <w:t xml:space="preserve"> distressed central character; the other person did not provide comfort to the central character. Networks were then tested on an event in which the central character from the familiarization phase engaged in saliva sharing with </w:t>
      </w:r>
      <w:r w:rsidR="0098711A">
        <w:rPr>
          <w:rFonts w:ascii="Times New Roman" w:eastAsia="Times New Roman" w:hAnsi="Times New Roman" w:cs="Times New Roman"/>
        </w:rPr>
        <w:t xml:space="preserve">the individual that comforted it </w:t>
      </w:r>
      <w:r>
        <w:rPr>
          <w:rFonts w:ascii="Times New Roman" w:eastAsia="Times New Roman" w:hAnsi="Times New Roman" w:cs="Times New Roman"/>
        </w:rPr>
        <w:t xml:space="preserve">and non-saliva sharing with the other individual.  A separate group of networks (N = 20) in a Control condition were familiarized to the same event as the first group but tested on a different event. The test event for these networks was identical to networks in the Experimental condition except that the central character was </w:t>
      </w:r>
      <w:r w:rsidR="0098711A">
        <w:rPr>
          <w:rFonts w:ascii="Times New Roman" w:eastAsia="Times New Roman" w:hAnsi="Times New Roman" w:cs="Times New Roman"/>
        </w:rPr>
        <w:t xml:space="preserve">replaced </w:t>
      </w:r>
      <w:r>
        <w:rPr>
          <w:rFonts w:ascii="Times New Roman" w:eastAsia="Times New Roman" w:hAnsi="Times New Roman" w:cs="Times New Roman"/>
        </w:rPr>
        <w:t>with a new character. The dependent measure was identical to Simulation 1.</w:t>
      </w:r>
    </w:p>
    <w:p w14:paraId="3737D16F" w14:textId="77777777" w:rsidR="0046384C" w:rsidRDefault="0046384C" w:rsidP="0046384C">
      <w:pPr>
        <w:spacing w:line="480" w:lineRule="auto"/>
        <w:contextualSpacing/>
        <w:rPr>
          <w:rFonts w:ascii="Times New Roman" w:eastAsia="Times New Roman" w:hAnsi="Times New Roman" w:cs="Times New Roman"/>
        </w:rPr>
      </w:pPr>
    </w:p>
    <w:p w14:paraId="736A5B99" w14:textId="77777777" w:rsidR="0046384C" w:rsidRDefault="0046384C" w:rsidP="0046384C">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lastRenderedPageBreak/>
        <w:t>Results</w:t>
      </w:r>
    </w:p>
    <w:tbl>
      <w:tblPr>
        <w:tblStyle w:val="TableGrid"/>
        <w:tblW w:w="103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11"/>
      </w:tblGrid>
      <w:tr w:rsidR="00DA50DD" w14:paraId="0FE2F7C0" w14:textId="77777777" w:rsidTr="00CD5044">
        <w:trPr>
          <w:trHeight w:val="3043"/>
        </w:trPr>
        <w:tc>
          <w:tcPr>
            <w:tcW w:w="10354" w:type="dxa"/>
          </w:tcPr>
          <w:p w14:paraId="72C5232A" w14:textId="4ED29047" w:rsidR="00DA50DD" w:rsidRDefault="00A93332" w:rsidP="00CD5044">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7EF5E621" wp14:editId="09BB7D70">
                  <wp:extent cx="6728114" cy="2466975"/>
                  <wp:effectExtent l="0" t="0" r="0" b="0"/>
                  <wp:docPr id="1750684531" name="Picture 5"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684531" name="Picture 5" descr="A graph of different sizes and color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6731087" cy="2468065"/>
                          </a:xfrm>
                          <a:prstGeom prst="rect">
                            <a:avLst/>
                          </a:prstGeom>
                        </pic:spPr>
                      </pic:pic>
                    </a:graphicData>
                  </a:graphic>
                </wp:inline>
              </w:drawing>
            </w:r>
          </w:p>
        </w:tc>
      </w:tr>
    </w:tbl>
    <w:p w14:paraId="11472D09" w14:textId="77777777" w:rsidR="00DA50DD" w:rsidRPr="009047C4" w:rsidRDefault="00DA50DD" w:rsidP="00DA50DD">
      <w:pPr>
        <w:pStyle w:val="Caption"/>
        <w:rPr>
          <w:rFonts w:ascii="Times New Roman" w:eastAsia="Times New Roman" w:hAnsi="Times New Roman" w:cs="Times New Roman"/>
          <w:i w:val="0"/>
          <w:iCs w:val="0"/>
          <w:color w:val="auto"/>
          <w:sz w:val="24"/>
          <w:szCs w:val="24"/>
        </w:rPr>
      </w:pPr>
      <w:r w:rsidRPr="009047C4">
        <w:rPr>
          <w:rFonts w:ascii="Times New Roman" w:hAnsi="Times New Roman" w:cs="Times New Roman"/>
          <w:i w:val="0"/>
          <w:iCs w:val="0"/>
          <w:color w:val="auto"/>
          <w:sz w:val="24"/>
          <w:szCs w:val="24"/>
        </w:rPr>
        <w:t xml:space="preserve">Figure </w:t>
      </w:r>
      <w:r w:rsidRPr="009047C4">
        <w:rPr>
          <w:rFonts w:ascii="Times New Roman" w:hAnsi="Times New Roman" w:cs="Times New Roman"/>
          <w:i w:val="0"/>
          <w:iCs w:val="0"/>
          <w:color w:val="auto"/>
          <w:sz w:val="24"/>
          <w:szCs w:val="24"/>
        </w:rPr>
        <w:fldChar w:fldCharType="begin"/>
      </w:r>
      <w:r w:rsidRPr="009047C4">
        <w:rPr>
          <w:rFonts w:ascii="Times New Roman" w:hAnsi="Times New Roman" w:cs="Times New Roman"/>
          <w:i w:val="0"/>
          <w:iCs w:val="0"/>
          <w:color w:val="auto"/>
          <w:sz w:val="24"/>
          <w:szCs w:val="24"/>
        </w:rPr>
        <w:instrText xml:space="preserve"> SEQ Figure \* ARABIC </w:instrText>
      </w:r>
      <w:r w:rsidRPr="009047C4">
        <w:rPr>
          <w:rFonts w:ascii="Times New Roman" w:hAnsi="Times New Roman" w:cs="Times New Roman"/>
          <w:i w:val="0"/>
          <w:iCs w:val="0"/>
          <w:color w:val="auto"/>
          <w:sz w:val="24"/>
          <w:szCs w:val="24"/>
        </w:rPr>
        <w:fldChar w:fldCharType="separate"/>
      </w:r>
      <w:r w:rsidRPr="009047C4">
        <w:rPr>
          <w:rFonts w:ascii="Times New Roman" w:hAnsi="Times New Roman" w:cs="Times New Roman"/>
          <w:i w:val="0"/>
          <w:iCs w:val="0"/>
          <w:noProof/>
          <w:color w:val="auto"/>
          <w:sz w:val="24"/>
          <w:szCs w:val="24"/>
        </w:rPr>
        <w:t>3</w:t>
      </w:r>
      <w:r w:rsidRPr="009047C4">
        <w:rPr>
          <w:rFonts w:ascii="Times New Roman" w:hAnsi="Times New Roman" w:cs="Times New Roman"/>
          <w:i w:val="0"/>
          <w:iCs w:val="0"/>
          <w:color w:val="auto"/>
          <w:sz w:val="24"/>
          <w:szCs w:val="24"/>
        </w:rPr>
        <w:fldChar w:fldCharType="end"/>
      </w:r>
      <w:r w:rsidRPr="009047C4">
        <w:rPr>
          <w:rFonts w:ascii="Times New Roman" w:hAnsi="Times New Roman" w:cs="Times New Roman"/>
          <w:i w:val="0"/>
          <w:iCs w:val="0"/>
          <w:color w:val="auto"/>
          <w:sz w:val="24"/>
          <w:szCs w:val="24"/>
        </w:rPr>
        <w:t>. Networks’ mean expectation or looking time to the Ball Sharer and Food Sharer test events across Conditions and Pretraining Epochs.</w:t>
      </w:r>
    </w:p>
    <w:p w14:paraId="35A35A8F" w14:textId="77777777" w:rsidR="00F41905" w:rsidRDefault="00F41905" w:rsidP="00DA50DD">
      <w:pPr>
        <w:spacing w:line="480" w:lineRule="auto"/>
        <w:ind w:firstLine="720"/>
        <w:contextualSpacing/>
        <w:rPr>
          <w:rFonts w:ascii="Times New Roman" w:eastAsia="Times New Roman" w:hAnsi="Times New Roman" w:cs="Times New Roman"/>
        </w:rPr>
      </w:pPr>
    </w:p>
    <w:p w14:paraId="21E40D42" w14:textId="4E86AC20" w:rsidR="00DA50DD" w:rsidRDefault="00DA50DD" w:rsidP="00EC4E1F">
      <w:pPr>
        <w:spacing w:line="480" w:lineRule="auto"/>
        <w:ind w:firstLine="720"/>
        <w:contextualSpacing/>
        <w:rPr>
          <w:rFonts w:ascii="Times New Roman" w:eastAsia="Times New Roman" w:hAnsi="Times New Roman" w:cs="Times New Roman"/>
          <w:b/>
          <w:bCs/>
        </w:rPr>
      </w:pPr>
      <w:r>
        <w:rPr>
          <w:rFonts w:ascii="Times New Roman" w:eastAsia="Times New Roman" w:hAnsi="Times New Roman" w:cs="Times New Roman"/>
        </w:rPr>
        <w:t xml:space="preserve">Figure 3 shows networks’ looking times to and expectations for the Food and Ball Sharers across </w:t>
      </w:r>
      <w:r w:rsidR="0045169B">
        <w:rPr>
          <w:rFonts w:ascii="Times New Roman" w:eastAsia="Times New Roman" w:hAnsi="Times New Roman" w:cs="Times New Roman"/>
        </w:rPr>
        <w:t>the Experimental and Control</w:t>
      </w:r>
      <w:r w:rsidR="00790D21">
        <w:rPr>
          <w:rFonts w:ascii="Times New Roman" w:eastAsia="Times New Roman" w:hAnsi="Times New Roman" w:cs="Times New Roman"/>
        </w:rPr>
        <w:t xml:space="preserve"> Conditions</w:t>
      </w:r>
      <w:r>
        <w:rPr>
          <w:rFonts w:ascii="Times New Roman" w:eastAsia="Times New Roman" w:hAnsi="Times New Roman" w:cs="Times New Roman"/>
        </w:rPr>
        <w:t xml:space="preserve"> and Pretraining Epochs. Data for networks in these conditions were entered into a linear mixed-effects model with Test Trial as the within-subjects fixed effect (Ball Sharer vs. Food Sharer), Condition as the between-subjects fixed effect (</w:t>
      </w:r>
      <w:r w:rsidR="001F2A81">
        <w:rPr>
          <w:rFonts w:ascii="Times New Roman" w:eastAsia="Times New Roman" w:hAnsi="Times New Roman" w:cs="Times New Roman"/>
        </w:rPr>
        <w:t>Experimental</w:t>
      </w:r>
      <w:r>
        <w:rPr>
          <w:rFonts w:ascii="Times New Roman" w:eastAsia="Times New Roman" w:hAnsi="Times New Roman" w:cs="Times New Roman"/>
        </w:rPr>
        <w:t xml:space="preserve"> vs. </w:t>
      </w:r>
      <w:r w:rsidR="001F2A81">
        <w:rPr>
          <w:rFonts w:ascii="Times New Roman" w:eastAsia="Times New Roman" w:hAnsi="Times New Roman" w:cs="Times New Roman"/>
        </w:rPr>
        <w:t>Control</w:t>
      </w:r>
      <w:r>
        <w:rPr>
          <w:rFonts w:ascii="Times New Roman" w:eastAsia="Times New Roman" w:hAnsi="Times New Roman" w:cs="Times New Roman"/>
        </w:rPr>
        <w:t xml:space="preserve">), Pretraining Epochs (600 vs. 700 vs. 800), and participants as the random effect. </w:t>
      </w:r>
      <w:r w:rsidR="00EC4E1F">
        <w:rPr>
          <w:rFonts w:ascii="Times New Roman" w:eastAsia="Times New Roman" w:hAnsi="Times New Roman" w:cs="Times New Roman"/>
        </w:rPr>
        <w:t>The results revealed main effects for Condition and Test trial, both of which</w:t>
      </w:r>
      <w:r w:rsidR="00DF6A12">
        <w:rPr>
          <w:rFonts w:ascii="Times New Roman" w:eastAsia="Times New Roman" w:hAnsi="Times New Roman" w:cs="Times New Roman"/>
        </w:rPr>
        <w:t xml:space="preserve"> were</w:t>
      </w:r>
      <w:r w:rsidR="00EC4E1F">
        <w:rPr>
          <w:rFonts w:ascii="Times New Roman" w:eastAsia="Times New Roman" w:hAnsi="Times New Roman" w:cs="Times New Roman"/>
        </w:rPr>
        <w:t xml:space="preserve"> qualified by two interactions. The first interaction was between Trial Type and Pretraining Epoch, </w:t>
      </w:r>
      <w:proofErr w:type="gramStart"/>
      <w:r w:rsidR="00EC4E1F">
        <w:rPr>
          <w:rFonts w:ascii="Times New Roman" w:eastAsia="Times New Roman" w:hAnsi="Times New Roman" w:cs="Times New Roman"/>
          <w:i/>
          <w:iCs/>
        </w:rPr>
        <w:t>F</w:t>
      </w:r>
      <w:r w:rsidR="00EC4E1F">
        <w:rPr>
          <w:rFonts w:ascii="Times New Roman" w:eastAsia="Times New Roman" w:hAnsi="Times New Roman" w:cs="Times New Roman"/>
        </w:rPr>
        <w:t>(</w:t>
      </w:r>
      <w:proofErr w:type="gramEnd"/>
      <w:r w:rsidR="00EC4E1F">
        <w:rPr>
          <w:rFonts w:ascii="Times New Roman" w:eastAsia="Times New Roman" w:hAnsi="Times New Roman" w:cs="Times New Roman"/>
        </w:rPr>
        <w:t xml:space="preserve">2, 234) = 5.59, </w:t>
      </w:r>
      <w:r w:rsidR="00EC4E1F">
        <w:rPr>
          <w:rFonts w:ascii="Times New Roman" w:eastAsia="Times New Roman" w:hAnsi="Times New Roman" w:cs="Times New Roman"/>
          <w:i/>
          <w:iCs/>
        </w:rPr>
        <w:t xml:space="preserve">p </w:t>
      </w:r>
      <w:r w:rsidR="00EC4E1F">
        <w:rPr>
          <w:rFonts w:ascii="Times New Roman" w:eastAsia="Times New Roman" w:hAnsi="Times New Roman" w:cs="Times New Roman"/>
        </w:rPr>
        <w:t>= .004. This interaction reflected the fact that, although networks looked longer at the Food Sharer than the Ball Sharer across Pretraining Epochs, the size of this difference varied across epochs. More importantly, there was an interaction between Condition and Test Trial</w:t>
      </w:r>
      <w:r>
        <w:rPr>
          <w:rFonts w:ascii="Times New Roman" w:eastAsia="Times New Roman" w:hAnsi="Times New Roman" w:cs="Times New Roman"/>
        </w:rPr>
        <w:t xml:space="preserve">, </w:t>
      </w:r>
      <w:proofErr w:type="gramStart"/>
      <w:r>
        <w:rPr>
          <w:rFonts w:ascii="Times New Roman" w:eastAsia="Times New Roman" w:hAnsi="Times New Roman" w:cs="Times New Roman"/>
          <w:i/>
          <w:iCs/>
        </w:rPr>
        <w:t>F</w:t>
      </w:r>
      <w:r>
        <w:rPr>
          <w:rFonts w:ascii="Times New Roman" w:eastAsia="Times New Roman" w:hAnsi="Times New Roman" w:cs="Times New Roman"/>
        </w:rPr>
        <w:t>(</w:t>
      </w:r>
      <w:proofErr w:type="gramEnd"/>
      <w:r>
        <w:rPr>
          <w:rFonts w:ascii="Times New Roman" w:eastAsia="Times New Roman" w:hAnsi="Times New Roman" w:cs="Times New Roman"/>
        </w:rPr>
        <w:t xml:space="preserve">1, 234) = 755.87, </w:t>
      </w:r>
      <w:r>
        <w:rPr>
          <w:rFonts w:ascii="Times New Roman" w:eastAsia="Times New Roman" w:hAnsi="Times New Roman" w:cs="Times New Roman"/>
          <w:i/>
          <w:iCs/>
        </w:rPr>
        <w:t xml:space="preserve">p </w:t>
      </w:r>
      <w:r>
        <w:rPr>
          <w:rFonts w:ascii="Times New Roman" w:eastAsia="Times New Roman" w:hAnsi="Times New Roman" w:cs="Times New Roman"/>
        </w:rPr>
        <w:t xml:space="preserve">= 0. Follow-up analyses were conducted for each Condition to assess the nature of this interaction. A paired t-test for </w:t>
      </w:r>
      <w:r w:rsidR="001F2A81">
        <w:rPr>
          <w:rFonts w:ascii="Times New Roman" w:eastAsia="Times New Roman" w:hAnsi="Times New Roman" w:cs="Times New Roman"/>
        </w:rPr>
        <w:t>the Experimental Condition</w:t>
      </w:r>
      <w:r>
        <w:rPr>
          <w:rFonts w:ascii="Times New Roman" w:eastAsia="Times New Roman" w:hAnsi="Times New Roman" w:cs="Times New Roman"/>
        </w:rPr>
        <w:t xml:space="preserve"> showed that networks looked longer at the Food Sharer (</w:t>
      </w:r>
      <w:r w:rsidRPr="00E922D5">
        <w:rPr>
          <w:rFonts w:ascii="Times New Roman" w:eastAsia="Times New Roman" w:hAnsi="Times New Roman" w:cs="Times New Roman"/>
          <w:i/>
          <w:iCs/>
        </w:rPr>
        <w:t>M</w:t>
      </w:r>
      <w:r>
        <w:rPr>
          <w:rFonts w:ascii="Times New Roman" w:eastAsia="Times New Roman" w:hAnsi="Times New Roman" w:cs="Times New Roman"/>
        </w:rPr>
        <w:t xml:space="preserve"> = 12.17, </w:t>
      </w:r>
      <w:r w:rsidRPr="00E922D5">
        <w:rPr>
          <w:rFonts w:ascii="Times New Roman" w:eastAsia="Times New Roman" w:hAnsi="Times New Roman" w:cs="Times New Roman"/>
          <w:i/>
          <w:iCs/>
        </w:rPr>
        <w:t>SD</w:t>
      </w:r>
      <w:r>
        <w:rPr>
          <w:rFonts w:ascii="Times New Roman" w:eastAsia="Times New Roman" w:hAnsi="Times New Roman" w:cs="Times New Roman"/>
        </w:rPr>
        <w:t xml:space="preserve"> </w:t>
      </w:r>
      <w:r>
        <w:rPr>
          <w:rFonts w:ascii="Times New Roman" w:eastAsia="Times New Roman" w:hAnsi="Times New Roman" w:cs="Times New Roman"/>
        </w:rPr>
        <w:lastRenderedPageBreak/>
        <w:t>= 1.09) than the Ball Sharer (</w:t>
      </w:r>
      <w:r w:rsidRPr="00E922D5">
        <w:rPr>
          <w:rFonts w:ascii="Times New Roman" w:eastAsia="Times New Roman" w:hAnsi="Times New Roman" w:cs="Times New Roman"/>
          <w:i/>
          <w:iCs/>
        </w:rPr>
        <w:t>M</w:t>
      </w:r>
      <w:r>
        <w:rPr>
          <w:rFonts w:ascii="Times New Roman" w:eastAsia="Times New Roman" w:hAnsi="Times New Roman" w:cs="Times New Roman"/>
        </w:rPr>
        <w:t xml:space="preserve"> = 6.67, </w:t>
      </w:r>
      <w:r w:rsidRPr="00E922D5">
        <w:rPr>
          <w:rFonts w:ascii="Times New Roman" w:eastAsia="Times New Roman" w:hAnsi="Times New Roman" w:cs="Times New Roman"/>
          <w:i/>
          <w:iCs/>
        </w:rPr>
        <w:t>SD</w:t>
      </w:r>
      <w:r>
        <w:rPr>
          <w:rFonts w:ascii="Times New Roman" w:eastAsia="Times New Roman" w:hAnsi="Times New Roman" w:cs="Times New Roman"/>
        </w:rPr>
        <w:t xml:space="preserve"> = 2.32), both </w:t>
      </w:r>
      <w:proofErr w:type="gramStart"/>
      <w:r>
        <w:rPr>
          <w:rFonts w:ascii="Times New Roman" w:eastAsia="Times New Roman" w:hAnsi="Times New Roman" w:cs="Times New Roman"/>
          <w:i/>
          <w:iCs/>
        </w:rPr>
        <w:t>t</w:t>
      </w:r>
      <w:r>
        <w:rPr>
          <w:rFonts w:ascii="Times New Roman" w:eastAsia="Times New Roman" w:hAnsi="Times New Roman" w:cs="Times New Roman"/>
        </w:rPr>
        <w:t>(</w:t>
      </w:r>
      <w:proofErr w:type="gramEnd"/>
      <w:r>
        <w:rPr>
          <w:rFonts w:ascii="Times New Roman" w:eastAsia="Times New Roman" w:hAnsi="Times New Roman" w:cs="Times New Roman"/>
        </w:rPr>
        <w:t xml:space="preserve">119) = 29.37, </w:t>
      </w:r>
      <w:r>
        <w:rPr>
          <w:rFonts w:ascii="Times New Roman" w:eastAsia="Times New Roman" w:hAnsi="Times New Roman" w:cs="Times New Roman"/>
          <w:i/>
          <w:iCs/>
        </w:rPr>
        <w:t>p</w:t>
      </w:r>
      <w:r>
        <w:rPr>
          <w:rFonts w:ascii="Times New Roman" w:eastAsia="Times New Roman" w:hAnsi="Times New Roman" w:cs="Times New Roman"/>
        </w:rPr>
        <w:t xml:space="preserve"> = 0.</w:t>
      </w:r>
      <w:r>
        <w:rPr>
          <w:rFonts w:ascii="Times New Roman" w:eastAsia="Times New Roman" w:hAnsi="Times New Roman" w:cs="Times New Roman"/>
          <w:i/>
          <w:iCs/>
        </w:rPr>
        <w:t xml:space="preserve"> </w:t>
      </w:r>
      <w:r>
        <w:rPr>
          <w:rFonts w:ascii="Times New Roman" w:eastAsia="Times New Roman" w:hAnsi="Times New Roman" w:cs="Times New Roman"/>
        </w:rPr>
        <w:t xml:space="preserve">Although networks in </w:t>
      </w:r>
      <w:r w:rsidR="001E2C07">
        <w:rPr>
          <w:rFonts w:ascii="Times New Roman" w:eastAsia="Times New Roman" w:hAnsi="Times New Roman" w:cs="Times New Roman"/>
        </w:rPr>
        <w:t>the Control Condition</w:t>
      </w:r>
      <w:r>
        <w:rPr>
          <w:rFonts w:ascii="Times New Roman" w:eastAsia="Times New Roman" w:hAnsi="Times New Roman" w:cs="Times New Roman"/>
        </w:rPr>
        <w:t xml:space="preserve"> also looked longer at the Food Sharer (</w:t>
      </w:r>
      <w:r w:rsidRPr="00E922D5">
        <w:rPr>
          <w:rFonts w:ascii="Times New Roman" w:eastAsia="Times New Roman" w:hAnsi="Times New Roman" w:cs="Times New Roman"/>
          <w:i/>
          <w:iCs/>
        </w:rPr>
        <w:t>M</w:t>
      </w:r>
      <w:r>
        <w:rPr>
          <w:rFonts w:ascii="Times New Roman" w:eastAsia="Times New Roman" w:hAnsi="Times New Roman" w:cs="Times New Roman"/>
        </w:rPr>
        <w:t xml:space="preserve"> = 2.59, </w:t>
      </w:r>
      <w:r w:rsidRPr="00E922D5">
        <w:rPr>
          <w:rFonts w:ascii="Times New Roman" w:eastAsia="Times New Roman" w:hAnsi="Times New Roman" w:cs="Times New Roman"/>
          <w:i/>
          <w:iCs/>
        </w:rPr>
        <w:t>SD</w:t>
      </w:r>
      <w:r>
        <w:rPr>
          <w:rFonts w:ascii="Times New Roman" w:eastAsia="Times New Roman" w:hAnsi="Times New Roman" w:cs="Times New Roman"/>
        </w:rPr>
        <w:t xml:space="preserve"> = 1.11) </w:t>
      </w:r>
      <w:r w:rsidR="008E5FE3">
        <w:rPr>
          <w:rFonts w:ascii="Times New Roman" w:eastAsia="Times New Roman" w:hAnsi="Times New Roman" w:cs="Times New Roman"/>
        </w:rPr>
        <w:t>than at the</w:t>
      </w:r>
      <w:r>
        <w:rPr>
          <w:rFonts w:ascii="Times New Roman" w:eastAsia="Times New Roman" w:hAnsi="Times New Roman" w:cs="Times New Roman"/>
        </w:rPr>
        <w:t xml:space="preserve"> Ball Sharer (</w:t>
      </w:r>
      <w:r w:rsidRPr="00E922D5">
        <w:rPr>
          <w:rFonts w:ascii="Times New Roman" w:eastAsia="Times New Roman" w:hAnsi="Times New Roman" w:cs="Times New Roman"/>
          <w:i/>
          <w:iCs/>
        </w:rPr>
        <w:t>M</w:t>
      </w:r>
      <w:r>
        <w:rPr>
          <w:rFonts w:ascii="Times New Roman" w:eastAsia="Times New Roman" w:hAnsi="Times New Roman" w:cs="Times New Roman"/>
        </w:rPr>
        <w:t xml:space="preserve"> = 2.44, </w:t>
      </w:r>
      <w:r w:rsidRPr="00E922D5">
        <w:rPr>
          <w:rFonts w:ascii="Times New Roman" w:eastAsia="Times New Roman" w:hAnsi="Times New Roman" w:cs="Times New Roman"/>
          <w:i/>
          <w:iCs/>
        </w:rPr>
        <w:t>SD</w:t>
      </w:r>
      <w:r>
        <w:rPr>
          <w:rFonts w:ascii="Times New Roman" w:eastAsia="Times New Roman" w:hAnsi="Times New Roman" w:cs="Times New Roman"/>
        </w:rPr>
        <w:t xml:space="preserve"> = 0.97), </w:t>
      </w:r>
      <w:r>
        <w:rPr>
          <w:rFonts w:ascii="Times New Roman" w:eastAsia="Times New Roman" w:hAnsi="Times New Roman" w:cs="Times New Roman"/>
          <w:i/>
          <w:iCs/>
        </w:rPr>
        <w:t>t</w:t>
      </w:r>
      <w:r>
        <w:rPr>
          <w:rFonts w:ascii="Times New Roman" w:eastAsia="Times New Roman" w:hAnsi="Times New Roman" w:cs="Times New Roman"/>
        </w:rPr>
        <w:t xml:space="preserve">(119) = 2.24, </w:t>
      </w:r>
      <w:r>
        <w:rPr>
          <w:rFonts w:ascii="Times New Roman" w:eastAsia="Times New Roman" w:hAnsi="Times New Roman" w:cs="Times New Roman"/>
          <w:i/>
          <w:iCs/>
        </w:rPr>
        <w:t xml:space="preserve">p </w:t>
      </w:r>
      <w:r>
        <w:rPr>
          <w:rFonts w:ascii="Times New Roman" w:eastAsia="Times New Roman" w:hAnsi="Times New Roman" w:cs="Times New Roman"/>
        </w:rPr>
        <w:t xml:space="preserve">= 0.03, the difference in looking time was greater for networks in </w:t>
      </w:r>
      <w:r w:rsidR="00EC4E1F">
        <w:rPr>
          <w:rFonts w:ascii="Times New Roman" w:eastAsia="Times New Roman" w:hAnsi="Times New Roman" w:cs="Times New Roman"/>
        </w:rPr>
        <w:t>the Experimental Condition</w:t>
      </w:r>
      <w:r>
        <w:rPr>
          <w:rFonts w:ascii="Times New Roman" w:eastAsia="Times New Roman" w:hAnsi="Times New Roman" w:cs="Times New Roman"/>
        </w:rPr>
        <w:t xml:space="preserve">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5.50, </w:t>
      </w:r>
      <w:r>
        <w:rPr>
          <w:rFonts w:ascii="Times New Roman" w:eastAsia="Times New Roman" w:hAnsi="Times New Roman" w:cs="Times New Roman"/>
          <w:i/>
          <w:iCs/>
        </w:rPr>
        <w:t xml:space="preserve">SD </w:t>
      </w:r>
      <w:r>
        <w:rPr>
          <w:rFonts w:ascii="Times New Roman" w:eastAsia="Times New Roman" w:hAnsi="Times New Roman" w:cs="Times New Roman"/>
        </w:rPr>
        <w:t xml:space="preserve">= 2.05) than networks in </w:t>
      </w:r>
      <w:r w:rsidR="00EC4E1F">
        <w:rPr>
          <w:rFonts w:ascii="Times New Roman" w:eastAsia="Times New Roman" w:hAnsi="Times New Roman" w:cs="Times New Roman"/>
        </w:rPr>
        <w:t>the Control Condition</w:t>
      </w:r>
      <w:r>
        <w:rPr>
          <w:rFonts w:ascii="Times New Roman" w:eastAsia="Times New Roman" w:hAnsi="Times New Roman" w:cs="Times New Roman"/>
        </w:rPr>
        <w:t xml:space="preserve">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0.15, </w:t>
      </w:r>
      <w:r>
        <w:rPr>
          <w:rFonts w:ascii="Times New Roman" w:eastAsia="Times New Roman" w:hAnsi="Times New Roman" w:cs="Times New Roman"/>
          <w:i/>
          <w:iCs/>
        </w:rPr>
        <w:t xml:space="preserve">SD </w:t>
      </w:r>
      <w:r>
        <w:rPr>
          <w:rFonts w:ascii="Times New Roman" w:eastAsia="Times New Roman" w:hAnsi="Times New Roman" w:cs="Times New Roman"/>
        </w:rPr>
        <w:t xml:space="preserve">= 0.75), </w:t>
      </w:r>
      <w:r>
        <w:rPr>
          <w:rFonts w:ascii="Times New Roman" w:eastAsia="Times New Roman" w:hAnsi="Times New Roman" w:cs="Times New Roman"/>
          <w:i/>
          <w:iCs/>
        </w:rPr>
        <w:t>t</w:t>
      </w:r>
      <w:r>
        <w:rPr>
          <w:rFonts w:ascii="Times New Roman" w:eastAsia="Times New Roman" w:hAnsi="Times New Roman" w:cs="Times New Roman"/>
        </w:rPr>
        <w:t>(150.12) =</w:t>
      </w:r>
      <w:r w:rsidR="008E5FE3">
        <w:rPr>
          <w:rFonts w:ascii="Times New Roman" w:eastAsia="Times New Roman" w:hAnsi="Times New Roman" w:cs="Times New Roman"/>
        </w:rPr>
        <w:t xml:space="preserve"> </w:t>
      </w:r>
      <w:r>
        <w:rPr>
          <w:rFonts w:ascii="Times New Roman" w:eastAsia="Times New Roman" w:hAnsi="Times New Roman" w:cs="Times New Roman"/>
        </w:rPr>
        <w:t xml:space="preserve">26.82, </w:t>
      </w:r>
      <w:r>
        <w:rPr>
          <w:rFonts w:ascii="Times New Roman" w:eastAsia="Times New Roman" w:hAnsi="Times New Roman" w:cs="Times New Roman"/>
          <w:i/>
          <w:iCs/>
        </w:rPr>
        <w:t xml:space="preserve">p </w:t>
      </w:r>
      <w:r>
        <w:rPr>
          <w:rFonts w:ascii="Times New Roman" w:eastAsia="Times New Roman" w:hAnsi="Times New Roman" w:cs="Times New Roman"/>
        </w:rPr>
        <w:t xml:space="preserve">= 0. </w:t>
      </w:r>
      <w:r>
        <w:rPr>
          <w:rFonts w:ascii="Times New Roman" w:eastAsia="Times New Roman" w:hAnsi="Times New Roman" w:cs="Times New Roman"/>
          <w:i/>
          <w:iCs/>
        </w:rPr>
        <w:t xml:space="preserve"> </w:t>
      </w:r>
    </w:p>
    <w:p w14:paraId="5248F956" w14:textId="77777777" w:rsidR="0046384C" w:rsidRPr="00EF288F" w:rsidRDefault="0046384C" w:rsidP="0046384C">
      <w:pPr>
        <w:spacing w:line="480" w:lineRule="auto"/>
        <w:contextualSpacing/>
        <w:rPr>
          <w:rFonts w:ascii="Times New Roman" w:eastAsia="Times New Roman" w:hAnsi="Times New Roman" w:cs="Times New Roman"/>
        </w:rPr>
      </w:pPr>
    </w:p>
    <w:p w14:paraId="3F45DF67" w14:textId="0C1F260E" w:rsidR="001654E4" w:rsidRDefault="00034F4F">
      <w:pPr>
        <w:rPr>
          <w:rFonts w:ascii="Times New Roman" w:hAnsi="Times New Roman" w:cs="Times New Roman"/>
          <w:b/>
          <w:bCs/>
          <w:color w:val="000000" w:themeColor="text1"/>
        </w:rPr>
      </w:pPr>
      <w:r>
        <w:rPr>
          <w:rFonts w:ascii="Times New Roman" w:hAnsi="Times New Roman" w:cs="Times New Roman"/>
          <w:b/>
          <w:bCs/>
          <w:color w:val="000000" w:themeColor="text1"/>
        </w:rPr>
        <w:t>Discussion</w:t>
      </w:r>
    </w:p>
    <w:p w14:paraId="49A3A84F" w14:textId="6816E4F8" w:rsidR="00F93964" w:rsidRDefault="00651769" w:rsidP="00651769">
      <w:pPr>
        <w:spacing w:line="480" w:lineRule="auto"/>
        <w:ind w:firstLine="720"/>
        <w:rPr>
          <w:rFonts w:ascii="Times New Roman" w:hAnsi="Times New Roman" w:cs="Times New Roman"/>
          <w:color w:val="000000" w:themeColor="text1"/>
        </w:rPr>
      </w:pPr>
      <w:r>
        <w:rPr>
          <w:rFonts w:ascii="Times New Roman" w:hAnsi="Times New Roman" w:cs="Times New Roman"/>
          <w:color w:val="000000" w:themeColor="text1"/>
        </w:rPr>
        <w:t xml:space="preserve">Simulation 2 was </w:t>
      </w:r>
      <w:r w:rsidR="00072A11">
        <w:rPr>
          <w:rFonts w:ascii="Times New Roman" w:hAnsi="Times New Roman" w:cs="Times New Roman"/>
          <w:color w:val="000000" w:themeColor="text1"/>
        </w:rPr>
        <w:t xml:space="preserve">conducted </w:t>
      </w:r>
      <w:r>
        <w:rPr>
          <w:rFonts w:ascii="Times New Roman" w:hAnsi="Times New Roman" w:cs="Times New Roman"/>
          <w:color w:val="000000" w:themeColor="text1"/>
        </w:rPr>
        <w:t>to determine whether a common representation that</w:t>
      </w:r>
      <w:r w:rsidR="00F56E59">
        <w:rPr>
          <w:rFonts w:ascii="Times New Roman" w:hAnsi="Times New Roman" w:cs="Times New Roman"/>
          <w:color w:val="000000" w:themeColor="text1"/>
        </w:rPr>
        <w:t xml:space="preserve"> derives from domain-general associative learning and forms when the same person engages in </w:t>
      </w:r>
      <w:r w:rsidR="00804E1A">
        <w:rPr>
          <w:rFonts w:ascii="Times New Roman" w:hAnsi="Times New Roman" w:cs="Times New Roman"/>
          <w:color w:val="000000" w:themeColor="text1"/>
        </w:rPr>
        <w:t>saliva</w:t>
      </w:r>
      <w:r w:rsidR="00F56E59">
        <w:rPr>
          <w:rFonts w:ascii="Times New Roman" w:hAnsi="Times New Roman" w:cs="Times New Roman"/>
          <w:color w:val="000000" w:themeColor="text1"/>
        </w:rPr>
        <w:t xml:space="preserve"> sharing and comfort supports bidirectional expectations</w:t>
      </w:r>
      <w:r w:rsidR="00D471D6">
        <w:rPr>
          <w:rFonts w:ascii="Times New Roman" w:hAnsi="Times New Roman" w:cs="Times New Roman"/>
          <w:color w:val="000000" w:themeColor="text1"/>
        </w:rPr>
        <w:t xml:space="preserve"> about one action given the other</w:t>
      </w:r>
      <w:r w:rsidR="00F56E59">
        <w:rPr>
          <w:rFonts w:ascii="Times New Roman" w:hAnsi="Times New Roman" w:cs="Times New Roman"/>
          <w:color w:val="000000" w:themeColor="text1"/>
        </w:rPr>
        <w:t>.</w:t>
      </w:r>
      <w:r w:rsidR="00D471D6">
        <w:rPr>
          <w:rFonts w:ascii="Times New Roman" w:hAnsi="Times New Roman" w:cs="Times New Roman"/>
          <w:color w:val="000000" w:themeColor="text1"/>
        </w:rPr>
        <w:t xml:space="preserve"> The results demonstrated that </w:t>
      </w:r>
      <w:r w:rsidR="00804E1A">
        <w:rPr>
          <w:rFonts w:ascii="Times New Roman" w:hAnsi="Times New Roman" w:cs="Times New Roman"/>
          <w:color w:val="000000" w:themeColor="text1"/>
        </w:rPr>
        <w:t xml:space="preserve">a common representation does support </w:t>
      </w:r>
      <w:r w:rsidR="003F1DFF">
        <w:rPr>
          <w:rFonts w:ascii="Times New Roman" w:hAnsi="Times New Roman" w:cs="Times New Roman"/>
          <w:color w:val="000000" w:themeColor="text1"/>
        </w:rPr>
        <w:t>such expectations</w:t>
      </w:r>
      <w:r w:rsidR="00804E1A">
        <w:rPr>
          <w:rFonts w:ascii="Times New Roman" w:hAnsi="Times New Roman" w:cs="Times New Roman"/>
          <w:color w:val="000000" w:themeColor="text1"/>
        </w:rPr>
        <w:t xml:space="preserve">. </w:t>
      </w:r>
    </w:p>
    <w:p w14:paraId="6034A9D2" w14:textId="77777777" w:rsidR="00CB773E" w:rsidRDefault="00CB773E" w:rsidP="00651769">
      <w:pPr>
        <w:spacing w:line="480" w:lineRule="auto"/>
        <w:ind w:firstLine="720"/>
        <w:rPr>
          <w:rFonts w:ascii="Times New Roman" w:hAnsi="Times New Roman" w:cs="Times New Roman"/>
          <w:color w:val="000000" w:themeColor="text1"/>
        </w:rPr>
      </w:pPr>
    </w:p>
    <w:p w14:paraId="5FC202F2" w14:textId="4BAF3979" w:rsidR="00CB773E" w:rsidRDefault="00CB773E" w:rsidP="00CB773E">
      <w:pPr>
        <w:spacing w:line="480" w:lineRule="auto"/>
        <w:jc w:val="center"/>
        <w:rPr>
          <w:rFonts w:ascii="Times New Roman" w:hAnsi="Times New Roman" w:cs="Times New Roman"/>
          <w:b/>
          <w:bCs/>
          <w:color w:val="000000" w:themeColor="text1"/>
        </w:rPr>
      </w:pPr>
      <w:r>
        <w:rPr>
          <w:rFonts w:ascii="Times New Roman" w:hAnsi="Times New Roman" w:cs="Times New Roman"/>
          <w:b/>
          <w:bCs/>
          <w:color w:val="000000" w:themeColor="text1"/>
        </w:rPr>
        <w:t>General Discussion</w:t>
      </w:r>
    </w:p>
    <w:p w14:paraId="0B402165" w14:textId="35FA4B8F" w:rsidR="008254FF" w:rsidRDefault="00BE4A98" w:rsidP="00BE4A98">
      <w:pPr>
        <w:spacing w:line="480" w:lineRule="auto"/>
        <w:ind w:firstLine="720"/>
        <w:contextualSpacing/>
        <w:rPr>
          <w:rFonts w:ascii="Times New Roman" w:hAnsi="Times New Roman" w:cs="Times New Roman"/>
        </w:rPr>
      </w:pPr>
      <w:r>
        <w:rPr>
          <w:rFonts w:ascii="Times New Roman" w:hAnsi="Times New Roman" w:cs="Times New Roman"/>
        </w:rPr>
        <w:t xml:space="preserve">A recent study by Thomas et al. (2022) showed that 8- to 10-month-old infants expect saliva-sharers to comfort </w:t>
      </w:r>
      <w:r w:rsidR="006A0961">
        <w:rPr>
          <w:rFonts w:ascii="Times New Roman" w:hAnsi="Times New Roman" w:cs="Times New Roman"/>
        </w:rPr>
        <w:t xml:space="preserve">each other during moments of distress. Crucially, Thomas et al. (2022) showed that this expectation is specific to saliva sharing and only holds when the individual in distress is the same one that appeared during the saliva-sharing event.  </w:t>
      </w:r>
      <w:r w:rsidR="00604CCF">
        <w:rPr>
          <w:rFonts w:ascii="Times New Roman" w:hAnsi="Times New Roman" w:cs="Times New Roman"/>
        </w:rPr>
        <w:t>The</w:t>
      </w:r>
      <w:r w:rsidR="00CB773E">
        <w:rPr>
          <w:rFonts w:ascii="Times New Roman" w:hAnsi="Times New Roman" w:cs="Times New Roman"/>
        </w:rPr>
        <w:t xml:space="preserve"> </w:t>
      </w:r>
      <w:r w:rsidR="00604CCF">
        <w:rPr>
          <w:rFonts w:ascii="Times New Roman" w:hAnsi="Times New Roman" w:cs="Times New Roman"/>
        </w:rPr>
        <w:t xml:space="preserve">goal </w:t>
      </w:r>
      <w:r w:rsidR="00CB773E">
        <w:rPr>
          <w:rFonts w:ascii="Times New Roman" w:hAnsi="Times New Roman" w:cs="Times New Roman"/>
        </w:rPr>
        <w:t>of the current paper was to</w:t>
      </w:r>
      <w:r w:rsidR="00604CCF">
        <w:rPr>
          <w:rFonts w:ascii="Times New Roman" w:hAnsi="Times New Roman" w:cs="Times New Roman"/>
        </w:rPr>
        <w:t xml:space="preserve"> </w:t>
      </w:r>
      <w:r w:rsidR="000C71C0">
        <w:rPr>
          <w:rFonts w:ascii="Times New Roman" w:hAnsi="Times New Roman" w:cs="Times New Roman"/>
        </w:rPr>
        <w:t xml:space="preserve">offer a mechanistic explanation for </w:t>
      </w:r>
      <w:r w:rsidR="00AD46D5">
        <w:rPr>
          <w:rFonts w:ascii="Times New Roman" w:hAnsi="Times New Roman" w:cs="Times New Roman"/>
        </w:rPr>
        <w:t>these findings</w:t>
      </w:r>
      <w:r w:rsidR="00604CCF">
        <w:rPr>
          <w:rFonts w:ascii="Times New Roman" w:hAnsi="Times New Roman" w:cs="Times New Roman"/>
        </w:rPr>
        <w:t xml:space="preserve"> and then </w:t>
      </w:r>
      <w:r w:rsidR="000C71C0">
        <w:rPr>
          <w:rFonts w:ascii="Times New Roman" w:hAnsi="Times New Roman" w:cs="Times New Roman"/>
        </w:rPr>
        <w:t xml:space="preserve">to </w:t>
      </w:r>
      <w:r w:rsidR="00604CCF">
        <w:rPr>
          <w:rFonts w:ascii="Times New Roman" w:hAnsi="Times New Roman" w:cs="Times New Roman"/>
        </w:rPr>
        <w:t xml:space="preserve">test whether this account—when instantiated in a connectionist computational model—could explain </w:t>
      </w:r>
      <w:r w:rsidR="00AD46D5">
        <w:rPr>
          <w:rFonts w:ascii="Times New Roman" w:hAnsi="Times New Roman" w:cs="Times New Roman"/>
        </w:rPr>
        <w:t xml:space="preserve">them. </w:t>
      </w:r>
      <w:r w:rsidR="000C71C0">
        <w:rPr>
          <w:rFonts w:ascii="Times New Roman" w:hAnsi="Times New Roman" w:cs="Times New Roman"/>
        </w:rPr>
        <w:t xml:space="preserve">The crux of our proposal is that </w:t>
      </w:r>
      <w:r w:rsidR="00D74091" w:rsidRPr="00D74091">
        <w:rPr>
          <w:rFonts w:ascii="Times New Roman" w:hAnsi="Times New Roman" w:cs="Times New Roman"/>
        </w:rPr>
        <w:t xml:space="preserve">infants build separate representations of saliva sharing and comforting </w:t>
      </w:r>
      <w:r w:rsidR="00D74091">
        <w:rPr>
          <w:rFonts w:ascii="Times New Roman" w:hAnsi="Times New Roman" w:cs="Times New Roman"/>
        </w:rPr>
        <w:t xml:space="preserve">based on repeated, real-world experience seeing these events. </w:t>
      </w:r>
      <w:r w:rsidR="00953EBC">
        <w:rPr>
          <w:rFonts w:ascii="Times New Roman" w:hAnsi="Times New Roman" w:cs="Times New Roman"/>
        </w:rPr>
        <w:t>Crucially, if the same individual participates in both events</w:t>
      </w:r>
      <w:r w:rsidR="00D74091" w:rsidRPr="00D74091">
        <w:rPr>
          <w:rFonts w:ascii="Times New Roman" w:hAnsi="Times New Roman" w:cs="Times New Roman"/>
        </w:rPr>
        <w:t>, those representations become integrated into a common mental representation</w:t>
      </w:r>
      <w:r w:rsidR="00953EBC">
        <w:rPr>
          <w:rFonts w:ascii="Times New Roman" w:hAnsi="Times New Roman" w:cs="Times New Roman"/>
        </w:rPr>
        <w:t xml:space="preserve">. Two consequences </w:t>
      </w:r>
      <w:r w:rsidR="00CB3A6F">
        <w:rPr>
          <w:rFonts w:ascii="Times New Roman" w:hAnsi="Times New Roman" w:cs="Times New Roman"/>
        </w:rPr>
        <w:t>follow from this</w:t>
      </w:r>
      <w:r w:rsidR="00953EBC">
        <w:rPr>
          <w:rFonts w:ascii="Times New Roman" w:hAnsi="Times New Roman" w:cs="Times New Roman"/>
        </w:rPr>
        <w:t xml:space="preserve"> process. First, activating one feature </w:t>
      </w:r>
      <w:r w:rsidR="00D74091" w:rsidRPr="00D74091">
        <w:rPr>
          <w:rFonts w:ascii="Times New Roman" w:hAnsi="Times New Roman" w:cs="Times New Roman"/>
        </w:rPr>
        <w:lastRenderedPageBreak/>
        <w:t xml:space="preserve">(e.g., saliva sharing) </w:t>
      </w:r>
      <w:r w:rsidR="00953EBC">
        <w:rPr>
          <w:rFonts w:ascii="Times New Roman" w:hAnsi="Times New Roman" w:cs="Times New Roman"/>
        </w:rPr>
        <w:t xml:space="preserve">will </w:t>
      </w:r>
      <w:r w:rsidR="004F3D7E">
        <w:rPr>
          <w:rFonts w:ascii="Times New Roman" w:hAnsi="Times New Roman" w:cs="Times New Roman"/>
        </w:rPr>
        <w:t>trigger</w:t>
      </w:r>
      <w:r w:rsidR="00953EBC">
        <w:rPr>
          <w:rFonts w:ascii="Times New Roman" w:hAnsi="Times New Roman" w:cs="Times New Roman"/>
        </w:rPr>
        <w:t xml:space="preserve"> the other</w:t>
      </w:r>
      <w:r w:rsidR="00D74091" w:rsidRPr="00D74091">
        <w:rPr>
          <w:rFonts w:ascii="Times New Roman" w:hAnsi="Times New Roman" w:cs="Times New Roman"/>
        </w:rPr>
        <w:t xml:space="preserve"> (e.g., comforting). </w:t>
      </w:r>
      <w:r w:rsidR="00953EBC">
        <w:rPr>
          <w:rFonts w:ascii="Times New Roman" w:hAnsi="Times New Roman" w:cs="Times New Roman"/>
        </w:rPr>
        <w:t>Second, t</w:t>
      </w:r>
      <w:r w:rsidR="00D74091" w:rsidRPr="00D74091">
        <w:rPr>
          <w:rFonts w:ascii="Times New Roman" w:hAnsi="Times New Roman" w:cs="Times New Roman"/>
        </w:rPr>
        <w:t>his common representation</w:t>
      </w:r>
      <w:r w:rsidR="004F3D7E">
        <w:rPr>
          <w:rFonts w:ascii="Times New Roman" w:hAnsi="Times New Roman" w:cs="Times New Roman"/>
        </w:rPr>
        <w:t xml:space="preserve"> may</w:t>
      </w:r>
      <w:r w:rsidR="00D74091" w:rsidRPr="00D74091">
        <w:rPr>
          <w:rFonts w:ascii="Times New Roman" w:hAnsi="Times New Roman" w:cs="Times New Roman"/>
        </w:rPr>
        <w:t xml:space="preserve"> support bidirectional </w:t>
      </w:r>
      <w:r w:rsidR="00AA02A2">
        <w:rPr>
          <w:rFonts w:ascii="Times New Roman" w:hAnsi="Times New Roman" w:cs="Times New Roman"/>
        </w:rPr>
        <w:t>expectations</w:t>
      </w:r>
      <w:r w:rsidR="00CB3A6F">
        <w:rPr>
          <w:rFonts w:ascii="Times New Roman" w:hAnsi="Times New Roman" w:cs="Times New Roman"/>
        </w:rPr>
        <w:t>: Infants may expect comforting following saliva sharing and but also expect saliva sharing following comforting.</w:t>
      </w:r>
    </w:p>
    <w:p w14:paraId="7A8B26BE" w14:textId="2AAB6079" w:rsidR="000C71C0" w:rsidRDefault="008254FF" w:rsidP="00BE4A98">
      <w:pPr>
        <w:spacing w:line="480" w:lineRule="auto"/>
        <w:ind w:firstLine="720"/>
        <w:contextualSpacing/>
        <w:rPr>
          <w:rFonts w:ascii="Times New Roman" w:hAnsi="Times New Roman" w:cs="Times New Roman"/>
        </w:rPr>
      </w:pPr>
      <w:r>
        <w:rPr>
          <w:rFonts w:ascii="Times New Roman" w:hAnsi="Times New Roman" w:cs="Times New Roman"/>
        </w:rPr>
        <w:t>Simulation 1 demonstrated that this account was sufficient to explain infants’ looking behavior in Thomas et al. (2022). However, because this simulation did not test the notion that infants’ expectations of saliva sharing and comforting is bidirectional, a second simulation was carried out to determine</w:t>
      </w:r>
      <w:r w:rsidR="00CB3A6F">
        <w:rPr>
          <w:rFonts w:ascii="Times New Roman" w:hAnsi="Times New Roman" w:cs="Times New Roman"/>
        </w:rPr>
        <w:t xml:space="preserve"> </w:t>
      </w:r>
      <w:r>
        <w:rPr>
          <w:rFonts w:ascii="Times New Roman" w:hAnsi="Times New Roman" w:cs="Times New Roman"/>
        </w:rPr>
        <w:t xml:space="preserve">whether a model that implemented our mechanistic account would also </w:t>
      </w:r>
      <w:r w:rsidR="00AA02A2">
        <w:rPr>
          <w:rFonts w:ascii="Times New Roman" w:hAnsi="Times New Roman" w:cs="Times New Roman"/>
        </w:rPr>
        <w:t xml:space="preserve">expect saliva sharing following prior instances of comforting. </w:t>
      </w:r>
      <w:r w:rsidR="00EF5A81">
        <w:rPr>
          <w:rFonts w:ascii="Times New Roman" w:hAnsi="Times New Roman" w:cs="Times New Roman"/>
        </w:rPr>
        <w:t xml:space="preserve">The results supported this prediction: </w:t>
      </w:r>
      <w:r w:rsidR="00F46546">
        <w:rPr>
          <w:rFonts w:ascii="Times New Roman" w:hAnsi="Times New Roman" w:cs="Times New Roman"/>
          <w:color w:val="000000" w:themeColor="text1"/>
        </w:rPr>
        <w:t>Networks familiarized to an event in which one person comfort</w:t>
      </w:r>
      <w:r w:rsidR="007D73AF">
        <w:rPr>
          <w:rFonts w:ascii="Times New Roman" w:hAnsi="Times New Roman" w:cs="Times New Roman"/>
          <w:color w:val="000000" w:themeColor="text1"/>
        </w:rPr>
        <w:t>ed</w:t>
      </w:r>
      <w:r w:rsidR="00F46546">
        <w:rPr>
          <w:rFonts w:ascii="Times New Roman" w:hAnsi="Times New Roman" w:cs="Times New Roman"/>
          <w:color w:val="000000" w:themeColor="text1"/>
        </w:rPr>
        <w:t xml:space="preserve"> a central character showed a greater expectation for saliva sharing </w:t>
      </w:r>
      <w:r w:rsidR="007D73AF">
        <w:rPr>
          <w:rFonts w:ascii="Times New Roman" w:hAnsi="Times New Roman" w:cs="Times New Roman"/>
          <w:color w:val="000000" w:themeColor="text1"/>
        </w:rPr>
        <w:t>between those two individuals</w:t>
      </w:r>
      <w:r w:rsidR="00F46546">
        <w:rPr>
          <w:rFonts w:ascii="Times New Roman" w:hAnsi="Times New Roman" w:cs="Times New Roman"/>
          <w:color w:val="000000" w:themeColor="text1"/>
        </w:rPr>
        <w:t xml:space="preserve"> than between the </w:t>
      </w:r>
      <w:r w:rsidR="00E37713">
        <w:rPr>
          <w:rFonts w:ascii="Times New Roman" w:hAnsi="Times New Roman" w:cs="Times New Roman"/>
          <w:color w:val="000000" w:themeColor="text1"/>
        </w:rPr>
        <w:t xml:space="preserve">other individual </w:t>
      </w:r>
      <w:r w:rsidR="00F46546">
        <w:rPr>
          <w:rFonts w:ascii="Times New Roman" w:hAnsi="Times New Roman" w:cs="Times New Roman"/>
          <w:color w:val="000000" w:themeColor="text1"/>
        </w:rPr>
        <w:t xml:space="preserve">and </w:t>
      </w:r>
      <w:r w:rsidR="00C84081">
        <w:rPr>
          <w:rFonts w:ascii="Times New Roman" w:hAnsi="Times New Roman" w:cs="Times New Roman"/>
          <w:color w:val="000000" w:themeColor="text1"/>
        </w:rPr>
        <w:t xml:space="preserve">the </w:t>
      </w:r>
      <w:r w:rsidR="00F46546">
        <w:rPr>
          <w:rFonts w:ascii="Times New Roman" w:hAnsi="Times New Roman" w:cs="Times New Roman"/>
          <w:color w:val="000000" w:themeColor="text1"/>
        </w:rPr>
        <w:t>central character.</w:t>
      </w:r>
      <w:r w:rsidR="00CD2BB4">
        <w:rPr>
          <w:rFonts w:ascii="Times New Roman" w:hAnsi="Times New Roman" w:cs="Times New Roman"/>
          <w:color w:val="000000" w:themeColor="text1"/>
        </w:rPr>
        <w:t xml:space="preserve"> </w:t>
      </w:r>
      <w:r w:rsidR="00CD2BB4" w:rsidRPr="00CD2BB4">
        <w:rPr>
          <w:rFonts w:ascii="Times New Roman" w:hAnsi="Times New Roman" w:cs="Times New Roman"/>
          <w:color w:val="000000" w:themeColor="text1"/>
        </w:rPr>
        <w:t xml:space="preserve">Taken together, these results provide a mechanistic explanation of how preverbal infants </w:t>
      </w:r>
      <w:r w:rsidR="00CD2BB4">
        <w:rPr>
          <w:rFonts w:ascii="Times New Roman" w:hAnsi="Times New Roman" w:cs="Times New Roman"/>
          <w:color w:val="000000" w:themeColor="text1"/>
        </w:rPr>
        <w:t xml:space="preserve">learn </w:t>
      </w:r>
      <w:r w:rsidR="00CD2BB4" w:rsidRPr="00CD2BB4">
        <w:rPr>
          <w:rFonts w:ascii="Times New Roman" w:hAnsi="Times New Roman" w:cs="Times New Roman"/>
          <w:color w:val="000000" w:themeColor="text1"/>
        </w:rPr>
        <w:t>to use saliva as a cue for relationship closeness and</w:t>
      </w:r>
      <w:r w:rsidR="00CD2BB4">
        <w:rPr>
          <w:rFonts w:ascii="Times New Roman" w:hAnsi="Times New Roman" w:cs="Times New Roman"/>
          <w:color w:val="000000" w:themeColor="text1"/>
        </w:rPr>
        <w:t xml:space="preserve"> </w:t>
      </w:r>
      <w:r w:rsidR="00CD2BB4" w:rsidRPr="00CD2BB4">
        <w:rPr>
          <w:rFonts w:ascii="Times New Roman" w:hAnsi="Times New Roman" w:cs="Times New Roman"/>
          <w:color w:val="000000" w:themeColor="text1"/>
        </w:rPr>
        <w:t>predictor of comfort.</w:t>
      </w:r>
    </w:p>
    <w:p w14:paraId="6AD06BD2" w14:textId="6B14A76C" w:rsidR="000C71C0" w:rsidRDefault="008E5B79" w:rsidP="00BE4A98">
      <w:pPr>
        <w:spacing w:line="480" w:lineRule="auto"/>
        <w:ind w:firstLine="720"/>
        <w:contextualSpacing/>
        <w:rPr>
          <w:rFonts w:ascii="Times New Roman" w:hAnsi="Times New Roman" w:cs="Times New Roman"/>
        </w:rPr>
      </w:pPr>
      <w:r>
        <w:rPr>
          <w:rFonts w:ascii="Times New Roman" w:hAnsi="Times New Roman" w:cs="Times New Roman"/>
        </w:rPr>
        <w:t>The current findings add to a</w:t>
      </w:r>
      <w:r w:rsidR="003D35DC">
        <w:rPr>
          <w:rFonts w:ascii="Times New Roman" w:hAnsi="Times New Roman" w:cs="Times New Roman"/>
        </w:rPr>
        <w:t xml:space="preserve"> broader tradition in the developmental cognitive sciences that use connectionist models to demonstrate th</w:t>
      </w:r>
      <w:r w:rsidR="004C3585">
        <w:rPr>
          <w:rFonts w:ascii="Times New Roman" w:hAnsi="Times New Roman" w:cs="Times New Roman"/>
        </w:rPr>
        <w:t>e</w:t>
      </w:r>
      <w:r w:rsidR="003D35DC">
        <w:rPr>
          <w:rFonts w:ascii="Times New Roman" w:hAnsi="Times New Roman" w:cs="Times New Roman"/>
        </w:rPr>
        <w:t xml:space="preserve"> sufficiency of domain-general </w:t>
      </w:r>
      <w:r w:rsidR="00DC72F9">
        <w:rPr>
          <w:rFonts w:ascii="Times New Roman" w:hAnsi="Times New Roman" w:cs="Times New Roman"/>
        </w:rPr>
        <w:t>processes for</w:t>
      </w:r>
      <w:r w:rsidR="003D35DC">
        <w:rPr>
          <w:rFonts w:ascii="Times New Roman" w:hAnsi="Times New Roman" w:cs="Times New Roman"/>
        </w:rPr>
        <w:t xml:space="preserve"> capturing infants’ behavior in tasks that rely on looking time</w:t>
      </w:r>
      <w:r w:rsidR="00F87025">
        <w:rPr>
          <w:rFonts w:ascii="Times New Roman" w:hAnsi="Times New Roman" w:cs="Times New Roman"/>
        </w:rPr>
        <w:t>.</w:t>
      </w:r>
      <w:r w:rsidR="003D35DC">
        <w:rPr>
          <w:rFonts w:ascii="Times New Roman" w:hAnsi="Times New Roman" w:cs="Times New Roman"/>
        </w:rPr>
        <w:t xml:space="preserve"> </w:t>
      </w:r>
      <w:r w:rsidR="00F87025">
        <w:rPr>
          <w:rFonts w:ascii="Times New Roman" w:hAnsi="Times New Roman" w:cs="Times New Roman"/>
        </w:rPr>
        <w:t xml:space="preserve">(e.g., Benton, 2024, Benton &amp; Lapan, 2021; Christiansen &amp; Curtin, 1999; </w:t>
      </w:r>
      <w:r w:rsidR="00DB520B">
        <w:rPr>
          <w:rFonts w:ascii="Times New Roman" w:hAnsi="Times New Roman" w:cs="Times New Roman"/>
        </w:rPr>
        <w:t xml:space="preserve">Cohen et al., 2002; </w:t>
      </w:r>
      <w:r w:rsidR="00F87025">
        <w:rPr>
          <w:rFonts w:ascii="Times New Roman" w:hAnsi="Times New Roman" w:cs="Times New Roman"/>
        </w:rPr>
        <w:t>Munakata et al., 1997;</w:t>
      </w:r>
      <w:r w:rsidR="00F87025">
        <w:t xml:space="preserve"> </w:t>
      </w:r>
      <w:r w:rsidR="00F87025" w:rsidRPr="00B83C7E">
        <w:rPr>
          <w:rFonts w:ascii="Times New Roman" w:eastAsia="Times New Roman" w:hAnsi="Times New Roman" w:cs="Times New Roman"/>
        </w:rPr>
        <w:t>Schlesinger &amp; Casey, 2003</w:t>
      </w:r>
      <w:r w:rsidR="00F87025">
        <w:rPr>
          <w:rFonts w:ascii="Times New Roman" w:eastAsia="Times New Roman" w:hAnsi="Times New Roman" w:cs="Times New Roman"/>
        </w:rPr>
        <w:t>;</w:t>
      </w:r>
      <w:r w:rsidR="00F87025">
        <w:rPr>
          <w:rFonts w:ascii="Times New Roman" w:hAnsi="Times New Roman" w:cs="Times New Roman"/>
        </w:rPr>
        <w:t xml:space="preserve"> Vong et al., 2024). At the same time, the</w:t>
      </w:r>
      <w:r w:rsidR="000F454F">
        <w:rPr>
          <w:rFonts w:ascii="Times New Roman" w:hAnsi="Times New Roman" w:cs="Times New Roman"/>
        </w:rPr>
        <w:t xml:space="preserve"> current simulations extend this extensive body of evidence by demonstrating that</w:t>
      </w:r>
      <w:r w:rsidR="0013375A">
        <w:rPr>
          <w:rFonts w:ascii="Times New Roman" w:hAnsi="Times New Roman" w:cs="Times New Roman"/>
        </w:rPr>
        <w:t xml:space="preserve"> the basis of infants’ expectation of comfort following saliva sharing may be</w:t>
      </w:r>
      <w:r w:rsidR="000F454F">
        <w:rPr>
          <w:rFonts w:ascii="Times New Roman" w:hAnsi="Times New Roman" w:cs="Times New Roman"/>
        </w:rPr>
        <w:t xml:space="preserve"> associative learning</w:t>
      </w:r>
      <w:r w:rsidR="0013375A">
        <w:rPr>
          <w:rFonts w:ascii="Times New Roman" w:hAnsi="Times New Roman" w:cs="Times New Roman"/>
        </w:rPr>
        <w:t>.</w:t>
      </w:r>
      <w:r w:rsidR="000F454F">
        <w:rPr>
          <w:rFonts w:ascii="Times New Roman" w:hAnsi="Times New Roman" w:cs="Times New Roman"/>
        </w:rPr>
        <w:t xml:space="preserve"> </w:t>
      </w:r>
    </w:p>
    <w:p w14:paraId="13942F33" w14:textId="01C62644" w:rsidR="00CB773E" w:rsidRDefault="00F87025" w:rsidP="00BE4A98">
      <w:pPr>
        <w:spacing w:line="480" w:lineRule="auto"/>
        <w:ind w:firstLine="720"/>
        <w:contextualSpacing/>
        <w:rPr>
          <w:rFonts w:ascii="Times New Roman" w:hAnsi="Times New Roman" w:cs="Times New Roman"/>
        </w:rPr>
      </w:pPr>
      <w:r>
        <w:rPr>
          <w:rFonts w:ascii="Times New Roman" w:hAnsi="Times New Roman" w:cs="Times New Roman"/>
        </w:rPr>
        <w:t>Although our model demonstrates that associative learning is sufficient to explain</w:t>
      </w:r>
      <w:r w:rsidR="00326E1A">
        <w:rPr>
          <w:rFonts w:ascii="Times New Roman" w:hAnsi="Times New Roman" w:cs="Times New Roman"/>
        </w:rPr>
        <w:t xml:space="preserve"> how infants come to see saliva sharing as having social significan</w:t>
      </w:r>
      <w:r w:rsidR="0080070C">
        <w:rPr>
          <w:rFonts w:ascii="Times New Roman" w:hAnsi="Times New Roman" w:cs="Times New Roman"/>
        </w:rPr>
        <w:t>ce</w:t>
      </w:r>
      <w:r w:rsidR="00326E1A">
        <w:rPr>
          <w:rFonts w:ascii="Times New Roman" w:hAnsi="Times New Roman" w:cs="Times New Roman"/>
        </w:rPr>
        <w:t xml:space="preserve">, </w:t>
      </w:r>
      <w:r w:rsidR="00682069">
        <w:rPr>
          <w:rFonts w:ascii="Times New Roman" w:hAnsi="Times New Roman" w:cs="Times New Roman"/>
        </w:rPr>
        <w:t xml:space="preserve">it does not </w:t>
      </w:r>
      <w:r w:rsidR="00075D4D">
        <w:rPr>
          <w:rFonts w:ascii="Times New Roman" w:hAnsi="Times New Roman" w:cs="Times New Roman"/>
        </w:rPr>
        <w:t xml:space="preserve">rule out the possibility—as suggested by Thomas et al. (2022)—that this expectation has an evolutionary </w:t>
      </w:r>
      <w:r w:rsidR="00075D4D">
        <w:rPr>
          <w:rFonts w:ascii="Times New Roman" w:hAnsi="Times New Roman" w:cs="Times New Roman"/>
        </w:rPr>
        <w:lastRenderedPageBreak/>
        <w:t xml:space="preserve">basis. </w:t>
      </w:r>
      <w:r w:rsidR="0080070C">
        <w:rPr>
          <w:rFonts w:ascii="Times New Roman" w:hAnsi="Times New Roman" w:cs="Times New Roman"/>
        </w:rPr>
        <w:t>Additionally, t</w:t>
      </w:r>
      <w:r w:rsidR="005B78DB">
        <w:rPr>
          <w:rFonts w:ascii="Times New Roman" w:hAnsi="Times New Roman" w:cs="Times New Roman"/>
        </w:rPr>
        <w:t xml:space="preserve">he current simulations </w:t>
      </w:r>
      <w:r w:rsidR="00326E1A">
        <w:rPr>
          <w:rFonts w:ascii="Times New Roman" w:hAnsi="Times New Roman" w:cs="Times New Roman"/>
        </w:rPr>
        <w:t>do not show that infants</w:t>
      </w:r>
      <w:r w:rsidR="0080070C">
        <w:rPr>
          <w:rFonts w:ascii="Times New Roman" w:hAnsi="Times New Roman" w:cs="Times New Roman"/>
        </w:rPr>
        <w:t>’ knowledge about the social meaning of saliva sharing derives from associative processes.</w:t>
      </w:r>
      <w:r w:rsidR="005B78DB">
        <w:rPr>
          <w:rFonts w:ascii="Times New Roman" w:hAnsi="Times New Roman" w:cs="Times New Roman"/>
        </w:rPr>
        <w:t xml:space="preserve"> Addressing </w:t>
      </w:r>
      <w:r w:rsidR="0080070C">
        <w:rPr>
          <w:rFonts w:ascii="Times New Roman" w:hAnsi="Times New Roman" w:cs="Times New Roman"/>
        </w:rPr>
        <w:t>both questions</w:t>
      </w:r>
      <w:r w:rsidR="005B78DB">
        <w:rPr>
          <w:rFonts w:ascii="Times New Roman" w:hAnsi="Times New Roman" w:cs="Times New Roman"/>
        </w:rPr>
        <w:t xml:space="preserve"> will require behavioral experiments.</w:t>
      </w:r>
      <w:r w:rsidR="0080070C">
        <w:rPr>
          <w:rFonts w:ascii="Times New Roman" w:hAnsi="Times New Roman" w:cs="Times New Roman"/>
        </w:rPr>
        <w:t xml:space="preserve"> </w:t>
      </w:r>
      <w:r w:rsidR="005B78DB">
        <w:rPr>
          <w:rFonts w:ascii="Times New Roman" w:eastAsia="Times New Roman" w:hAnsi="Times New Roman" w:cs="Times New Roman"/>
        </w:rPr>
        <w:t>For example, i</w:t>
      </w:r>
      <w:r w:rsidR="005B78DB">
        <w:rPr>
          <w:rFonts w:ascii="Times New Roman" w:hAnsi="Times New Roman" w:cs="Times New Roman"/>
        </w:rPr>
        <w:t xml:space="preserve">f infants, like the networks in Simulation 2, </w:t>
      </w:r>
      <w:r w:rsidR="00C31592">
        <w:rPr>
          <w:rFonts w:ascii="Times New Roman" w:hAnsi="Times New Roman" w:cs="Times New Roman"/>
        </w:rPr>
        <w:t>use saliva sharing as a predictor of comforting</w:t>
      </w:r>
      <w:r w:rsidR="005B78DB">
        <w:rPr>
          <w:rFonts w:ascii="Times New Roman" w:hAnsi="Times New Roman" w:cs="Times New Roman"/>
        </w:rPr>
        <w:t xml:space="preserve">, this would suggest that </w:t>
      </w:r>
      <w:r w:rsidR="00C31592">
        <w:rPr>
          <w:rFonts w:ascii="Times New Roman" w:hAnsi="Times New Roman" w:cs="Times New Roman"/>
        </w:rPr>
        <w:t>they relied on associative learning</w:t>
      </w:r>
      <w:r w:rsidR="005B78DB">
        <w:rPr>
          <w:rFonts w:ascii="Times New Roman" w:hAnsi="Times New Roman" w:cs="Times New Roman"/>
        </w:rPr>
        <w:t xml:space="preserve">. </w:t>
      </w:r>
      <w:r w:rsidR="00682069">
        <w:rPr>
          <w:rFonts w:ascii="Times New Roman" w:hAnsi="Times New Roman" w:cs="Times New Roman"/>
        </w:rPr>
        <w:t xml:space="preserve"> </w:t>
      </w:r>
      <w:r w:rsidR="0065150E">
        <w:rPr>
          <w:rFonts w:ascii="Times New Roman" w:hAnsi="Times New Roman" w:cs="Times New Roman"/>
        </w:rPr>
        <w:t>A promising avenue for future research will be to test this prediction</w:t>
      </w:r>
      <w:r w:rsidR="005B78DB">
        <w:rPr>
          <w:rFonts w:ascii="Times New Roman" w:hAnsi="Times New Roman" w:cs="Times New Roman"/>
        </w:rPr>
        <w:t xml:space="preserve"> directly</w:t>
      </w:r>
      <w:r w:rsidR="00446E67">
        <w:rPr>
          <w:rFonts w:ascii="Times New Roman" w:hAnsi="Times New Roman" w:cs="Times New Roman"/>
        </w:rPr>
        <w:t xml:space="preserve"> and to pit the current proposal against </w:t>
      </w:r>
      <w:r w:rsidR="005B78DB">
        <w:rPr>
          <w:rFonts w:ascii="Times New Roman" w:hAnsi="Times New Roman" w:cs="Times New Roman"/>
        </w:rPr>
        <w:t>alternatives</w:t>
      </w:r>
      <w:r w:rsidR="0065150E">
        <w:rPr>
          <w:rFonts w:ascii="Times New Roman" w:hAnsi="Times New Roman" w:cs="Times New Roman"/>
        </w:rPr>
        <w:t xml:space="preserve">. </w:t>
      </w:r>
      <w:r w:rsidR="00BE4A98">
        <w:rPr>
          <w:rFonts w:ascii="Times New Roman" w:hAnsi="Times New Roman" w:cs="Times New Roman"/>
        </w:rPr>
        <w:t xml:space="preserve"> </w:t>
      </w:r>
      <w:r w:rsidR="007320C8">
        <w:rPr>
          <w:rFonts w:ascii="Times New Roman" w:hAnsi="Times New Roman" w:cs="Times New Roman"/>
        </w:rPr>
        <w:t>Beyond these issues,</w:t>
      </w:r>
      <w:r w:rsidR="00243045" w:rsidRPr="00243045">
        <w:rPr>
          <w:rFonts w:ascii="Times New Roman" w:hAnsi="Times New Roman" w:cs="Times New Roman"/>
        </w:rPr>
        <w:t xml:space="preserve"> our model </w:t>
      </w:r>
      <w:r w:rsidR="007320C8">
        <w:rPr>
          <w:rFonts w:ascii="Times New Roman" w:hAnsi="Times New Roman" w:cs="Times New Roman"/>
        </w:rPr>
        <w:t xml:space="preserve">could be critiqued </w:t>
      </w:r>
      <w:r w:rsidR="006223DE">
        <w:rPr>
          <w:rFonts w:ascii="Times New Roman" w:hAnsi="Times New Roman" w:cs="Times New Roman"/>
        </w:rPr>
        <w:t>by its use of</w:t>
      </w:r>
      <w:r w:rsidR="007320C8">
        <w:rPr>
          <w:rFonts w:ascii="Times New Roman" w:hAnsi="Times New Roman" w:cs="Times New Roman"/>
        </w:rPr>
        <w:t xml:space="preserve"> </w:t>
      </w:r>
      <w:r w:rsidR="00243045" w:rsidRPr="00243045">
        <w:rPr>
          <w:rFonts w:ascii="Times New Roman" w:hAnsi="Times New Roman" w:cs="Times New Roman"/>
        </w:rPr>
        <w:t>localist, semantically neutral input representations</w:t>
      </w:r>
      <w:r w:rsidR="007320C8">
        <w:rPr>
          <w:rFonts w:ascii="Times New Roman" w:hAnsi="Times New Roman" w:cs="Times New Roman"/>
        </w:rPr>
        <w:t>. Such representations—which are neither rich nor multimodal—</w:t>
      </w:r>
      <w:r w:rsidR="006223DE">
        <w:rPr>
          <w:rFonts w:ascii="Times New Roman" w:hAnsi="Times New Roman" w:cs="Times New Roman"/>
        </w:rPr>
        <w:t>likely poorly</w:t>
      </w:r>
      <w:r w:rsidR="007320C8">
        <w:rPr>
          <w:rFonts w:ascii="Times New Roman" w:hAnsi="Times New Roman" w:cs="Times New Roman"/>
        </w:rPr>
        <w:t xml:space="preserve"> approximate infants’ </w:t>
      </w:r>
      <w:r w:rsidR="006223DE">
        <w:rPr>
          <w:rFonts w:ascii="Times New Roman" w:hAnsi="Times New Roman" w:cs="Times New Roman"/>
        </w:rPr>
        <w:t xml:space="preserve">real-world experience with saliva sharing and comfort. </w:t>
      </w:r>
      <w:r w:rsidR="0080070C">
        <w:rPr>
          <w:rFonts w:ascii="Times New Roman" w:hAnsi="Times New Roman" w:cs="Times New Roman"/>
        </w:rPr>
        <w:t xml:space="preserve">Future modeling work should instantiate the current proposal into neural networks with richer representations that better capture infants’ natural experiences. </w:t>
      </w:r>
    </w:p>
    <w:p w14:paraId="14AAF383" w14:textId="0D94ACC5" w:rsidR="00465F10" w:rsidRDefault="00C8123F" w:rsidP="00C8123F">
      <w:pPr>
        <w:spacing w:line="480" w:lineRule="auto"/>
        <w:ind w:firstLine="720"/>
        <w:rPr>
          <w:rFonts w:ascii="Times New Roman" w:hAnsi="Times New Roman" w:cs="Times New Roman"/>
        </w:rPr>
      </w:pPr>
      <w:r>
        <w:rPr>
          <w:rFonts w:ascii="Times New Roman" w:hAnsi="Times New Roman" w:cs="Times New Roman"/>
        </w:rPr>
        <w:t xml:space="preserve">In sum, </w:t>
      </w:r>
      <w:r w:rsidR="00533AE8">
        <w:rPr>
          <w:rFonts w:ascii="Times New Roman" w:hAnsi="Times New Roman" w:cs="Times New Roman"/>
        </w:rPr>
        <w:t>by demonstrating that a shared mental representation that arises from a</w:t>
      </w:r>
      <w:r w:rsidRPr="00C8123F">
        <w:rPr>
          <w:rFonts w:ascii="Times New Roman" w:hAnsi="Times New Roman" w:cs="Times New Roman"/>
        </w:rPr>
        <w:t xml:space="preserve"> domain-general associative learning is sufficient to explain infants’ responses in Thomas et al. (2022), we </w:t>
      </w:r>
      <w:r w:rsidR="00533AE8">
        <w:rPr>
          <w:rFonts w:ascii="Times New Roman" w:hAnsi="Times New Roman" w:cs="Times New Roman"/>
        </w:rPr>
        <w:t>show mechanistically</w:t>
      </w:r>
      <w:r w:rsidRPr="00C8123F">
        <w:rPr>
          <w:rFonts w:ascii="Times New Roman" w:hAnsi="Times New Roman" w:cs="Times New Roman"/>
        </w:rPr>
        <w:t xml:space="preserve"> how </w:t>
      </w:r>
      <w:r w:rsidR="00533AE8">
        <w:rPr>
          <w:rFonts w:ascii="Times New Roman" w:hAnsi="Times New Roman" w:cs="Times New Roman"/>
        </w:rPr>
        <w:t xml:space="preserve">ostensibly </w:t>
      </w:r>
      <w:r w:rsidRPr="00C8123F">
        <w:rPr>
          <w:rFonts w:ascii="Times New Roman" w:hAnsi="Times New Roman" w:cs="Times New Roman"/>
        </w:rPr>
        <w:t xml:space="preserve">abstract social expectations can emerge from </w:t>
      </w:r>
      <w:r>
        <w:rPr>
          <w:rFonts w:ascii="Times New Roman" w:hAnsi="Times New Roman" w:cs="Times New Roman"/>
        </w:rPr>
        <w:t>simple learning mechanisms and experience</w:t>
      </w:r>
      <w:r w:rsidRPr="00C8123F">
        <w:rPr>
          <w:rFonts w:ascii="Times New Roman" w:hAnsi="Times New Roman" w:cs="Times New Roman"/>
        </w:rPr>
        <w:t xml:space="preserve">. More broadly, these findings underscore the value of </w:t>
      </w:r>
      <w:r w:rsidR="00533AE8">
        <w:rPr>
          <w:rFonts w:ascii="Times New Roman" w:hAnsi="Times New Roman" w:cs="Times New Roman"/>
        </w:rPr>
        <w:t>computational modeling for elucidating potential mechanisms of early social reasoning.</w:t>
      </w:r>
    </w:p>
    <w:p w14:paraId="1313152E" w14:textId="4ECB57FB" w:rsidR="005F4F87" w:rsidRPr="005F4F87" w:rsidRDefault="00465F10" w:rsidP="005F4F87">
      <w:pPr>
        <w:jc w:val="center"/>
        <w:rPr>
          <w:rFonts w:ascii="Times New Roman" w:hAnsi="Times New Roman" w:cs="Times New Roman"/>
          <w:b/>
          <w:bCs/>
        </w:rPr>
      </w:pPr>
      <w:r>
        <w:rPr>
          <w:rFonts w:ascii="Times New Roman" w:hAnsi="Times New Roman" w:cs="Times New Roman"/>
        </w:rPr>
        <w:br w:type="page"/>
      </w:r>
      <w:r>
        <w:rPr>
          <w:rFonts w:ascii="Times New Roman" w:hAnsi="Times New Roman" w:cs="Times New Roman"/>
          <w:b/>
          <w:bCs/>
        </w:rPr>
        <w:lastRenderedPageBreak/>
        <w:t xml:space="preserve">References </w:t>
      </w:r>
    </w:p>
    <w:p w14:paraId="26615099" w14:textId="27439FD2" w:rsidR="005F4F87"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t>Benton, D. T. (202</w:t>
      </w:r>
      <w:r>
        <w:rPr>
          <w:rFonts w:ascii="Times New Roman" w:hAnsi="Times New Roman" w:cs="Times New Roman"/>
        </w:rPr>
        <w:t>4</w:t>
      </w:r>
      <w:r w:rsidRPr="005F4F87">
        <w:rPr>
          <w:rFonts w:ascii="Times New Roman" w:hAnsi="Times New Roman" w:cs="Times New Roman"/>
        </w:rPr>
        <w:t xml:space="preserve">). An associative-learning account of how infants learn about causal action in animates and </w:t>
      </w:r>
      <w:proofErr w:type="spellStart"/>
      <w:r w:rsidRPr="005F4F87">
        <w:rPr>
          <w:rFonts w:ascii="Times New Roman" w:hAnsi="Times New Roman" w:cs="Times New Roman"/>
        </w:rPr>
        <w:t>inanimates</w:t>
      </w:r>
      <w:proofErr w:type="spellEnd"/>
      <w:r w:rsidRPr="005F4F87">
        <w:rPr>
          <w:rFonts w:ascii="Times New Roman" w:hAnsi="Times New Roman" w:cs="Times New Roman"/>
        </w:rPr>
        <w:t xml:space="preserve">: A critical reexamination of four classic studies. Journal of Experimental Psychology: General, 154(2), 497–521. </w:t>
      </w:r>
      <w:hyperlink r:id="rId9" w:history="1">
        <w:r w:rsidRPr="00C00E9B">
          <w:rPr>
            <w:rStyle w:val="Hyperlink"/>
            <w:rFonts w:ascii="Times New Roman" w:hAnsi="Times New Roman" w:cs="Times New Roman"/>
          </w:rPr>
          <w:t>https://doi.org/10.1037/xge0001656</w:t>
        </w:r>
      </w:hyperlink>
    </w:p>
    <w:p w14:paraId="70AE00F3" w14:textId="573AC711" w:rsidR="005F4F87"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t xml:space="preserve">Benton, D. T., &amp; Lapan, C. (2022). Moral masters or moral apprentices? A connectionist account of sociomoral evaluation in preverbal infants. Cognitive Development, 62, 101164. </w:t>
      </w:r>
      <w:hyperlink r:id="rId10" w:history="1">
        <w:r w:rsidRPr="00C00E9B">
          <w:rPr>
            <w:rStyle w:val="Hyperlink"/>
            <w:rFonts w:ascii="Times New Roman" w:hAnsi="Times New Roman" w:cs="Times New Roman"/>
          </w:rPr>
          <w:t>https://doi.org/10.1016/j.cogdev.2022.101164</w:t>
        </w:r>
      </w:hyperlink>
    </w:p>
    <w:p w14:paraId="3BE61C3E" w14:textId="64BC2908" w:rsidR="005F4F87"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t xml:space="preserve">Christiansen, M. H., &amp; Curtin, S. (1999). Transfer of learning: rule acquisition or statistical </w:t>
      </w:r>
      <w:proofErr w:type="gramStart"/>
      <w:r w:rsidRPr="005F4F87">
        <w:rPr>
          <w:rFonts w:ascii="Times New Roman" w:hAnsi="Times New Roman" w:cs="Times New Roman"/>
        </w:rPr>
        <w:t>learning?.</w:t>
      </w:r>
      <w:proofErr w:type="gramEnd"/>
      <w:r w:rsidRPr="005F4F87">
        <w:rPr>
          <w:rFonts w:ascii="Times New Roman" w:hAnsi="Times New Roman" w:cs="Times New Roman"/>
        </w:rPr>
        <w:t xml:space="preserve"> Trends in Cognitive Sciences, 3(8), 289-290. </w:t>
      </w:r>
      <w:hyperlink r:id="rId11" w:history="1">
        <w:r w:rsidRPr="00C00E9B">
          <w:rPr>
            <w:rStyle w:val="Hyperlink"/>
            <w:rFonts w:ascii="Times New Roman" w:hAnsi="Times New Roman" w:cs="Times New Roman"/>
          </w:rPr>
          <w:t>https://doi.org/10.1016/S1364-6613(99)01356-X</w:t>
        </w:r>
      </w:hyperlink>
    </w:p>
    <w:p w14:paraId="06E4B358" w14:textId="2E97C862" w:rsidR="005F4F87" w:rsidRPr="005F4F87"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t xml:space="preserve">Ciftci, B. G., Kominsky, J. F., &amp; </w:t>
      </w:r>
      <w:proofErr w:type="spellStart"/>
      <w:r w:rsidRPr="005F4F87">
        <w:rPr>
          <w:rFonts w:ascii="Times New Roman" w:hAnsi="Times New Roman" w:cs="Times New Roman"/>
        </w:rPr>
        <w:t>Csibra</w:t>
      </w:r>
      <w:proofErr w:type="spellEnd"/>
      <w:r w:rsidRPr="005F4F87">
        <w:rPr>
          <w:rFonts w:ascii="Times New Roman" w:hAnsi="Times New Roman" w:cs="Times New Roman"/>
        </w:rPr>
        <w:t xml:space="preserve">, G. (2025). Do infants use cues of saliva-sharing to infer close relationships? A replication of Thomas </w:t>
      </w:r>
      <w:proofErr w:type="gramStart"/>
      <w:r w:rsidRPr="005F4F87">
        <w:rPr>
          <w:rFonts w:ascii="Times New Roman" w:hAnsi="Times New Roman" w:cs="Times New Roman"/>
        </w:rPr>
        <w:t>et al.(</w:t>
      </w:r>
      <w:proofErr w:type="gramEnd"/>
      <w:r w:rsidRPr="005F4F87">
        <w:rPr>
          <w:rFonts w:ascii="Times New Roman" w:hAnsi="Times New Roman" w:cs="Times New Roman"/>
        </w:rPr>
        <w:t xml:space="preserve">2022). Royal Society Open Science, 12(4), 240229. </w:t>
      </w:r>
      <w:hyperlink r:id="rId12" w:history="1">
        <w:r w:rsidRPr="00C00E9B">
          <w:rPr>
            <w:rStyle w:val="Hyperlink"/>
            <w:rFonts w:ascii="Times New Roman" w:hAnsi="Times New Roman" w:cs="Times New Roman"/>
          </w:rPr>
          <w:t>https://doi.org/10.1098/rsos.240229</w:t>
        </w:r>
      </w:hyperlink>
    </w:p>
    <w:p w14:paraId="1AB2604B" w14:textId="18A81150" w:rsidR="005F4F87" w:rsidRPr="005F4F87"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t xml:space="preserve">Cohen, L. B., Chaput, H. H., &amp; Cashon, C. H. (2002). A constructivist model of infant cognition. Cognitive Development, 17(3-4), 1323-1343. </w:t>
      </w:r>
      <w:hyperlink r:id="rId13" w:history="1">
        <w:r w:rsidRPr="00C00E9B">
          <w:rPr>
            <w:rStyle w:val="Hyperlink"/>
            <w:rFonts w:ascii="Times New Roman" w:hAnsi="Times New Roman" w:cs="Times New Roman"/>
          </w:rPr>
          <w:t>https://doi.org/10.1016/S0885-2014(02)00124-7</w:t>
        </w:r>
      </w:hyperlink>
    </w:p>
    <w:p w14:paraId="4420C8DC" w14:textId="62F05DA1" w:rsidR="005F4F87" w:rsidRPr="005F4F87"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hint="eastAsia"/>
        </w:rPr>
        <w:t>Káldy, Z., &amp; Leslie, A. M. (2003). Identification of objects in 9</w:t>
      </w:r>
      <w:r w:rsidRPr="005F4F87">
        <w:rPr>
          <w:rFonts w:ascii="Times New Roman" w:hAnsi="Times New Roman" w:cs="Times New Roman" w:hint="eastAsia"/>
        </w:rPr>
        <w:t>‐</w:t>
      </w:r>
      <w:r w:rsidRPr="005F4F87">
        <w:rPr>
          <w:rFonts w:ascii="Times New Roman" w:hAnsi="Times New Roman" w:cs="Times New Roman" w:hint="eastAsia"/>
        </w:rPr>
        <w:t>month</w:t>
      </w:r>
      <w:r w:rsidRPr="005F4F87">
        <w:rPr>
          <w:rFonts w:ascii="Times New Roman" w:hAnsi="Times New Roman" w:cs="Times New Roman" w:hint="eastAsia"/>
        </w:rPr>
        <w:t>‐</w:t>
      </w:r>
      <w:r w:rsidRPr="005F4F87">
        <w:rPr>
          <w:rFonts w:ascii="Times New Roman" w:hAnsi="Times New Roman" w:cs="Times New Roman" w:hint="eastAsia"/>
        </w:rPr>
        <w:t xml:space="preserve">old infants: integrating </w:t>
      </w:r>
      <w:r w:rsidRPr="005F4F87">
        <w:rPr>
          <w:rFonts w:ascii="Times New Roman" w:hAnsi="Times New Roman" w:cs="Times New Roman" w:hint="eastAsia"/>
        </w:rPr>
        <w:t>‘</w:t>
      </w:r>
      <w:r w:rsidRPr="005F4F87">
        <w:rPr>
          <w:rFonts w:ascii="Times New Roman" w:hAnsi="Times New Roman" w:cs="Times New Roman" w:hint="eastAsia"/>
        </w:rPr>
        <w:t>what</w:t>
      </w:r>
      <w:r w:rsidRPr="005F4F87">
        <w:rPr>
          <w:rFonts w:ascii="Times New Roman" w:hAnsi="Times New Roman" w:cs="Times New Roman" w:hint="eastAsia"/>
        </w:rPr>
        <w:t>’</w:t>
      </w:r>
      <w:r w:rsidRPr="005F4F87">
        <w:rPr>
          <w:rFonts w:ascii="Times New Roman" w:hAnsi="Times New Roman" w:cs="Times New Roman" w:hint="eastAsia"/>
        </w:rPr>
        <w:t xml:space="preserve">and </w:t>
      </w:r>
      <w:r w:rsidRPr="005F4F87">
        <w:rPr>
          <w:rFonts w:ascii="Times New Roman" w:hAnsi="Times New Roman" w:cs="Times New Roman" w:hint="eastAsia"/>
        </w:rPr>
        <w:t>‘</w:t>
      </w:r>
      <w:r w:rsidRPr="005F4F87">
        <w:rPr>
          <w:rFonts w:ascii="Times New Roman" w:hAnsi="Times New Roman" w:cs="Times New Roman" w:hint="eastAsia"/>
        </w:rPr>
        <w:t>where</w:t>
      </w:r>
      <w:r w:rsidRPr="005F4F87">
        <w:rPr>
          <w:rFonts w:ascii="Times New Roman" w:hAnsi="Times New Roman" w:cs="Times New Roman" w:hint="eastAsia"/>
        </w:rPr>
        <w:t>’</w:t>
      </w:r>
      <w:r w:rsidRPr="005F4F87">
        <w:rPr>
          <w:rFonts w:ascii="Times New Roman" w:hAnsi="Times New Roman" w:cs="Times New Roman" w:hint="eastAsia"/>
        </w:rPr>
        <w:t xml:space="preserve">information. Developmental Science, 6(3), 360-373. </w:t>
      </w:r>
      <w:hyperlink r:id="rId14" w:history="1">
        <w:r w:rsidRPr="00C00E9B">
          <w:rPr>
            <w:rStyle w:val="Hyperlink"/>
            <w:rFonts w:ascii="Times New Roman" w:hAnsi="Times New Roman" w:cs="Times New Roman" w:hint="eastAsia"/>
          </w:rPr>
          <w:t>https://doi.org/10.1111/1467-7687.00290</w:t>
        </w:r>
      </w:hyperlink>
      <w:r w:rsidRPr="005F4F87">
        <w:rPr>
          <w:rFonts w:ascii="Times New Roman" w:hAnsi="Times New Roman" w:cs="Times New Roman"/>
        </w:rPr>
        <w:t xml:space="preserve"> </w:t>
      </w:r>
    </w:p>
    <w:p w14:paraId="31E397E2" w14:textId="27885B98" w:rsidR="005F4F87" w:rsidRPr="005F4F87"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lastRenderedPageBreak/>
        <w:t xml:space="preserve">Káldy, Z., &amp; Leslie, A. M. (2005). A memory span of one? Object identification in 6.5-month-old infants. Cognition, 97(2), 153-177. </w:t>
      </w:r>
      <w:hyperlink r:id="rId15" w:history="1">
        <w:r w:rsidRPr="00C00E9B">
          <w:rPr>
            <w:rStyle w:val="Hyperlink"/>
            <w:rFonts w:ascii="Times New Roman" w:hAnsi="Times New Roman" w:cs="Times New Roman"/>
          </w:rPr>
          <w:t>https://doi.org/10.1016/j.cognition.2004.09.009</w:t>
        </w:r>
      </w:hyperlink>
    </w:p>
    <w:p w14:paraId="3E4CCEAC" w14:textId="5E23847E" w:rsidR="005F4F87" w:rsidRPr="005F4F87"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t xml:space="preserve">Kibbe, M. M., &amp; Leslie, A. M. (2011). What do infants remember when they forget? Location and identity in 6-month-olds’ memory for objects. Psychological science, 22(12), 1500-1505. </w:t>
      </w:r>
      <w:hyperlink r:id="rId16" w:history="1">
        <w:r w:rsidRPr="00C00E9B">
          <w:rPr>
            <w:rStyle w:val="Hyperlink"/>
            <w:rFonts w:ascii="Times New Roman" w:hAnsi="Times New Roman" w:cs="Times New Roman"/>
          </w:rPr>
          <w:t>https://doi.org/10.1177/0956797611420165</w:t>
        </w:r>
      </w:hyperlink>
    </w:p>
    <w:p w14:paraId="01AD1DB4" w14:textId="6F57EF05" w:rsidR="005F4F87" w:rsidRPr="005F4F87"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t>Kibbe, M. M., &amp; Leslie, A. M. (2013). What’s the object of object working memory in infancy? Unraveling ‘</w:t>
      </w:r>
      <w:proofErr w:type="spellStart"/>
      <w:r w:rsidRPr="005F4F87">
        <w:rPr>
          <w:rFonts w:ascii="Times New Roman" w:hAnsi="Times New Roman" w:cs="Times New Roman"/>
        </w:rPr>
        <w:t>what’and</w:t>
      </w:r>
      <w:proofErr w:type="spellEnd"/>
      <w:r w:rsidRPr="005F4F87">
        <w:rPr>
          <w:rFonts w:ascii="Times New Roman" w:hAnsi="Times New Roman" w:cs="Times New Roman"/>
        </w:rPr>
        <w:t xml:space="preserve"> ‘how many’. Cognitive Psychology, 66(4), 380-404. </w:t>
      </w:r>
      <w:hyperlink r:id="rId17" w:history="1">
        <w:r w:rsidRPr="00C00E9B">
          <w:rPr>
            <w:rStyle w:val="Hyperlink"/>
            <w:rFonts w:ascii="Times New Roman" w:hAnsi="Times New Roman" w:cs="Times New Roman"/>
          </w:rPr>
          <w:t>https://doi.org/10.1016/j.cogpsych.2013.05.001</w:t>
        </w:r>
      </w:hyperlink>
    </w:p>
    <w:p w14:paraId="6E7F0E39" w14:textId="564F7A7A" w:rsidR="005F4F87" w:rsidRPr="005F4F87"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t xml:space="preserve">Kibbe, M. M., &amp; Leslie, A. M. (2016). The ring that does not bind: Topological class in infants’ working memory for objects. Cognitive Development, 38, 1-9. </w:t>
      </w:r>
      <w:hyperlink r:id="rId18" w:history="1">
        <w:r w:rsidRPr="00C00E9B">
          <w:rPr>
            <w:rStyle w:val="Hyperlink"/>
            <w:rFonts w:ascii="Times New Roman" w:hAnsi="Times New Roman" w:cs="Times New Roman"/>
          </w:rPr>
          <w:t>https://doi.org/10.1016/j.cogdev.2015.12.001</w:t>
        </w:r>
      </w:hyperlink>
    </w:p>
    <w:p w14:paraId="22919F42" w14:textId="199316A4" w:rsidR="005F4F87" w:rsidRPr="005F4F87"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t xml:space="preserve">Mareschal, D., French, R. M., &amp; Quinn, P. C. (2000). A connectionist account of asymmetric category learning in early infancy. Developmental Psychology, 36(5), 635–645. </w:t>
      </w:r>
      <w:hyperlink r:id="rId19" w:history="1">
        <w:r w:rsidRPr="00C00E9B">
          <w:rPr>
            <w:rStyle w:val="Hyperlink"/>
            <w:rFonts w:ascii="Times New Roman" w:hAnsi="Times New Roman" w:cs="Times New Roman"/>
          </w:rPr>
          <w:t>https://doi.org/10.1037/0012-1649.36.5.635</w:t>
        </w:r>
      </w:hyperlink>
    </w:p>
    <w:p w14:paraId="15E2F564" w14:textId="69FB0E46" w:rsidR="005F4F87" w:rsidRPr="005F4F87"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t xml:space="preserve">Munakata, Y., McClelland, J. L., Johnson, M. H., &amp; Siegler, R. S. (1997). Rethinking infant knowledge: Toward an adaptive process account of successes and failures in object permanence tasks. Psychological Review, 104(4), 686–713. </w:t>
      </w:r>
      <w:hyperlink r:id="rId20" w:history="1">
        <w:r w:rsidRPr="00C00E9B">
          <w:rPr>
            <w:rStyle w:val="Hyperlink"/>
            <w:rFonts w:ascii="Times New Roman" w:hAnsi="Times New Roman" w:cs="Times New Roman"/>
          </w:rPr>
          <w:t>https://doi.org/10.1037/0033-295X.104.4.686</w:t>
        </w:r>
      </w:hyperlink>
    </w:p>
    <w:p w14:paraId="1B44699F" w14:textId="78A37EA7" w:rsidR="005F4F87" w:rsidRPr="005F4F87"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t xml:space="preserve">Rumelhart, D. E., Hinton, G. E., &amp; Williams, R. J. (1986). Learning representations by back-propagating errors. nature, 323(6088), 533-536. </w:t>
      </w:r>
      <w:hyperlink r:id="rId21" w:history="1">
        <w:r w:rsidRPr="00C00E9B">
          <w:rPr>
            <w:rStyle w:val="Hyperlink"/>
            <w:rFonts w:ascii="Times New Roman" w:hAnsi="Times New Roman" w:cs="Times New Roman"/>
          </w:rPr>
          <w:t>https://doi.org/10.1038/323533a0</w:t>
        </w:r>
      </w:hyperlink>
    </w:p>
    <w:p w14:paraId="247B1384" w14:textId="6CCD0453" w:rsidR="005F4F87" w:rsidRPr="005F4F87"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lastRenderedPageBreak/>
        <w:t xml:space="preserve">Schlesinger, M., &amp; Casey, P. (2003). Where infants look when impossible things happen: Simulating and testing a gaze-direction model. Connection Science, 15(4), 271-280. </w:t>
      </w:r>
      <w:hyperlink r:id="rId22" w:history="1">
        <w:r w:rsidRPr="00C00E9B">
          <w:rPr>
            <w:rStyle w:val="Hyperlink"/>
            <w:rFonts w:ascii="Times New Roman" w:hAnsi="Times New Roman" w:cs="Times New Roman"/>
          </w:rPr>
          <w:t>https://doi.org/10.1080/09540090310001655093</w:t>
        </w:r>
      </w:hyperlink>
    </w:p>
    <w:p w14:paraId="790B2E27" w14:textId="266C35A9" w:rsidR="005F4F87" w:rsidRPr="005F4F87"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t>Thomas, A. J. (2024). Cognitive representations of social relationships and their developmental origins. Behavioral and Brain Sciences, 1-53.</w:t>
      </w:r>
      <w:r>
        <w:rPr>
          <w:rFonts w:ascii="Times New Roman" w:hAnsi="Times New Roman" w:cs="Times New Roman"/>
        </w:rPr>
        <w:t xml:space="preserve"> </w:t>
      </w:r>
      <w:hyperlink r:id="rId23" w:history="1">
        <w:r w:rsidRPr="00C00E9B">
          <w:rPr>
            <w:rStyle w:val="Hyperlink"/>
            <w:rFonts w:ascii="Times New Roman" w:hAnsi="Times New Roman" w:cs="Times New Roman"/>
          </w:rPr>
          <w:t>https://doi.org/10.1017/S0140525X24001328</w:t>
        </w:r>
      </w:hyperlink>
    </w:p>
    <w:p w14:paraId="58C0CFD8" w14:textId="49ABF364" w:rsidR="005F4F87" w:rsidRPr="005F4F87"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t xml:space="preserve">Thomas, A. J., Woo, B., Nettle, D., </w:t>
      </w:r>
      <w:proofErr w:type="spellStart"/>
      <w:r w:rsidRPr="005F4F87">
        <w:rPr>
          <w:rFonts w:ascii="Times New Roman" w:hAnsi="Times New Roman" w:cs="Times New Roman"/>
        </w:rPr>
        <w:t>Spelke</w:t>
      </w:r>
      <w:proofErr w:type="spellEnd"/>
      <w:r w:rsidRPr="005F4F87">
        <w:rPr>
          <w:rFonts w:ascii="Times New Roman" w:hAnsi="Times New Roman" w:cs="Times New Roman"/>
        </w:rPr>
        <w:t xml:space="preserve">, E., &amp; Saxe, R. (2022). Early concepts of intimacy: Young humans use saliva sharing to infer close relationships. Science, 375(6578), 311-315. </w:t>
      </w:r>
      <w:hyperlink r:id="rId24" w:history="1">
        <w:r w:rsidRPr="00C00E9B">
          <w:rPr>
            <w:rStyle w:val="Hyperlink"/>
            <w:rFonts w:ascii="Times New Roman" w:hAnsi="Times New Roman" w:cs="Times New Roman"/>
          </w:rPr>
          <w:t>https://doi.org/10.1126/science.abh1054</w:t>
        </w:r>
      </w:hyperlink>
    </w:p>
    <w:p w14:paraId="6F8D5C16" w14:textId="378816D8" w:rsidR="00465F10"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t xml:space="preserve">Vong, W. K., Wang, W., Orhan, A. E., &amp; Lake, B. M. (2024). Grounded language acquisition through the eyes and ears of a single child. Science, 383(6682), 504-511. </w:t>
      </w:r>
      <w:hyperlink r:id="rId25" w:history="1">
        <w:r w:rsidRPr="00C00E9B">
          <w:rPr>
            <w:rStyle w:val="Hyperlink"/>
            <w:rFonts w:ascii="Times New Roman" w:hAnsi="Times New Roman" w:cs="Times New Roman"/>
          </w:rPr>
          <w:t>https://doi.org/10.1126/science.adi1374</w:t>
        </w:r>
      </w:hyperlink>
    </w:p>
    <w:p w14:paraId="2DDE267A" w14:textId="77777777" w:rsidR="005F4F87" w:rsidRPr="00465F10" w:rsidRDefault="005F4F87" w:rsidP="005F4F87">
      <w:pPr>
        <w:rPr>
          <w:rFonts w:ascii="Times New Roman" w:hAnsi="Times New Roman" w:cs="Times New Roman"/>
        </w:rPr>
      </w:pPr>
    </w:p>
    <w:sectPr w:rsidR="005F4F87" w:rsidRPr="00465F10" w:rsidSect="0046384C">
      <w:headerReference w:type="default" r:id="rId26"/>
      <w:headerReference w:type="first" r:id="rId2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1A818E" w14:textId="77777777" w:rsidR="001A7165" w:rsidRDefault="001A7165">
      <w:pPr>
        <w:spacing w:after="0" w:line="240" w:lineRule="auto"/>
      </w:pPr>
      <w:r>
        <w:separator/>
      </w:r>
    </w:p>
  </w:endnote>
  <w:endnote w:type="continuationSeparator" w:id="0">
    <w:p w14:paraId="1D561135" w14:textId="77777777" w:rsidR="001A7165" w:rsidRDefault="001A71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4313E6" w14:textId="77777777" w:rsidR="001A7165" w:rsidRDefault="001A7165">
      <w:pPr>
        <w:spacing w:after="0" w:line="240" w:lineRule="auto"/>
      </w:pPr>
      <w:r>
        <w:separator/>
      </w:r>
    </w:p>
  </w:footnote>
  <w:footnote w:type="continuationSeparator" w:id="0">
    <w:p w14:paraId="63B072A4" w14:textId="77777777" w:rsidR="001A7165" w:rsidRDefault="001A71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29E97" w14:textId="77777777" w:rsidR="00BC43BA" w:rsidRPr="002456DD" w:rsidRDefault="00000000">
    <w:pPr>
      <w:pStyle w:val="Header"/>
      <w:rPr>
        <w:rFonts w:ascii="Times New Roman" w:hAnsi="Times New Roman" w:cs="Times New Roman"/>
      </w:rPr>
    </w:pPr>
    <w:r w:rsidRPr="002456DD">
      <w:rPr>
        <w:rFonts w:ascii="Times New Roman" w:hAnsi="Times New Roman" w:cs="Times New Roman"/>
      </w:rPr>
      <w:t>Action understanding via associative learning</w:t>
    </w:r>
    <w:r w:rsidRPr="002456DD">
      <w:rPr>
        <w:rFonts w:ascii="Times New Roman" w:hAnsi="Times New Roman" w:cs="Times New Roman"/>
      </w:rPr>
      <w:tab/>
    </w:r>
    <w:r w:rsidRPr="002456DD">
      <w:rPr>
        <w:rFonts w:ascii="Times New Roman" w:hAnsi="Times New Roman" w:cs="Times New Roman"/>
      </w:rPr>
      <w:tab/>
    </w:r>
    <w:sdt>
      <w:sdtPr>
        <w:rPr>
          <w:rFonts w:ascii="Times New Roman" w:hAnsi="Times New Roman" w:cs="Times New Roman"/>
        </w:rPr>
        <w:id w:val="1903641313"/>
        <w:docPartObj>
          <w:docPartGallery w:val="Page Numbers (Top of Page)"/>
          <w:docPartUnique/>
        </w:docPartObj>
      </w:sdtPr>
      <w:sdtEndPr>
        <w:rPr>
          <w:noProof/>
        </w:rPr>
      </w:sdtEndPr>
      <w:sdtContent>
        <w:r w:rsidRPr="002456DD">
          <w:rPr>
            <w:rFonts w:ascii="Times New Roman" w:hAnsi="Times New Roman" w:cs="Times New Roman"/>
          </w:rPr>
          <w:fldChar w:fldCharType="begin"/>
        </w:r>
        <w:r w:rsidRPr="002456DD">
          <w:rPr>
            <w:rFonts w:ascii="Times New Roman" w:hAnsi="Times New Roman" w:cs="Times New Roman"/>
          </w:rPr>
          <w:instrText xml:space="preserve"> PAGE   \* MERGEFORMAT </w:instrText>
        </w:r>
        <w:r w:rsidRPr="002456DD">
          <w:rPr>
            <w:rFonts w:ascii="Times New Roman" w:hAnsi="Times New Roman" w:cs="Times New Roman"/>
          </w:rPr>
          <w:fldChar w:fldCharType="separate"/>
        </w:r>
        <w:r w:rsidRPr="002456DD">
          <w:rPr>
            <w:rFonts w:ascii="Times New Roman" w:hAnsi="Times New Roman" w:cs="Times New Roman"/>
            <w:noProof/>
          </w:rPr>
          <w:t>2</w:t>
        </w:r>
        <w:r w:rsidRPr="002456DD">
          <w:rPr>
            <w:rFonts w:ascii="Times New Roman" w:hAnsi="Times New Roman" w:cs="Times New Roman"/>
            <w:noProof/>
          </w:rPr>
          <w:fldChar w:fldCharType="end"/>
        </w:r>
      </w:sdtContent>
    </w:sdt>
  </w:p>
  <w:p w14:paraId="667AD00F" w14:textId="77777777" w:rsidR="00BC43BA" w:rsidRPr="002456DD" w:rsidRDefault="00BC43BA">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08EE9" w14:textId="77777777" w:rsidR="00BC43BA" w:rsidRPr="00391C7E" w:rsidRDefault="00000000">
    <w:pPr>
      <w:pStyle w:val="Header"/>
      <w:rPr>
        <w:rFonts w:ascii="Times New Roman" w:hAnsi="Times New Roman" w:cs="Times New Roman"/>
      </w:rPr>
    </w:pPr>
    <w:r w:rsidRPr="00391C7E">
      <w:rPr>
        <w:rFonts w:ascii="Times New Roman" w:hAnsi="Times New Roman" w:cs="Times New Roman"/>
      </w:rPr>
      <w:t>Running head: Action understanding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4A72211" w14:textId="77777777" w:rsidR="00BC43BA" w:rsidRPr="00391C7E" w:rsidRDefault="00BC43BA">
    <w:pPr>
      <w:pStyle w:val="Header"/>
      <w:rPr>
        <w:rFonts w:ascii="Times New Roman" w:hAnsi="Times New Roman" w:cs="Times New Roman"/>
      </w:rPr>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nton, Deon">
    <w15:presenceInfo w15:providerId="AD" w15:userId="S::deon.benton@vanderbilt.edu::94009c28-2924-43ca-a7d6-8c37208c5d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84C"/>
    <w:rsid w:val="00002233"/>
    <w:rsid w:val="00007DE4"/>
    <w:rsid w:val="00022D8F"/>
    <w:rsid w:val="00034F4F"/>
    <w:rsid w:val="00043690"/>
    <w:rsid w:val="000655DD"/>
    <w:rsid w:val="00072A11"/>
    <w:rsid w:val="00075C7F"/>
    <w:rsid w:val="00075D4D"/>
    <w:rsid w:val="00092624"/>
    <w:rsid w:val="000C71C0"/>
    <w:rsid w:val="000E70E0"/>
    <w:rsid w:val="000F1636"/>
    <w:rsid w:val="000F454F"/>
    <w:rsid w:val="001101E1"/>
    <w:rsid w:val="0013375A"/>
    <w:rsid w:val="001501A1"/>
    <w:rsid w:val="001654E4"/>
    <w:rsid w:val="001862BC"/>
    <w:rsid w:val="0019514F"/>
    <w:rsid w:val="001A7165"/>
    <w:rsid w:val="001E15B9"/>
    <w:rsid w:val="001E2C07"/>
    <w:rsid w:val="001F2A81"/>
    <w:rsid w:val="0021246C"/>
    <w:rsid w:val="00222975"/>
    <w:rsid w:val="00242069"/>
    <w:rsid w:val="00243045"/>
    <w:rsid w:val="00287FC4"/>
    <w:rsid w:val="002A18EE"/>
    <w:rsid w:val="002B1011"/>
    <w:rsid w:val="002E2217"/>
    <w:rsid w:val="002E3888"/>
    <w:rsid w:val="0032017A"/>
    <w:rsid w:val="00326E1A"/>
    <w:rsid w:val="003312AA"/>
    <w:rsid w:val="003B37FF"/>
    <w:rsid w:val="003D35DC"/>
    <w:rsid w:val="003E7415"/>
    <w:rsid w:val="003F1DFF"/>
    <w:rsid w:val="00414BA9"/>
    <w:rsid w:val="00421745"/>
    <w:rsid w:val="00425DE4"/>
    <w:rsid w:val="00427D3C"/>
    <w:rsid w:val="00430E29"/>
    <w:rsid w:val="00446E67"/>
    <w:rsid w:val="0045169B"/>
    <w:rsid w:val="004600F6"/>
    <w:rsid w:val="004610DF"/>
    <w:rsid w:val="0046384C"/>
    <w:rsid w:val="00465F10"/>
    <w:rsid w:val="004674E9"/>
    <w:rsid w:val="00467655"/>
    <w:rsid w:val="0047495F"/>
    <w:rsid w:val="004C3585"/>
    <w:rsid w:val="004E5234"/>
    <w:rsid w:val="004F3D22"/>
    <w:rsid w:val="004F3D7E"/>
    <w:rsid w:val="00516B4F"/>
    <w:rsid w:val="00533AE8"/>
    <w:rsid w:val="005531B2"/>
    <w:rsid w:val="00567FD5"/>
    <w:rsid w:val="0058726F"/>
    <w:rsid w:val="005A03E9"/>
    <w:rsid w:val="005B78DB"/>
    <w:rsid w:val="005C0044"/>
    <w:rsid w:val="005E59E4"/>
    <w:rsid w:val="005F4F87"/>
    <w:rsid w:val="00604CCF"/>
    <w:rsid w:val="006162A5"/>
    <w:rsid w:val="006223DE"/>
    <w:rsid w:val="00623C20"/>
    <w:rsid w:val="00624543"/>
    <w:rsid w:val="006474EF"/>
    <w:rsid w:val="0065150E"/>
    <w:rsid w:val="00651769"/>
    <w:rsid w:val="00674C00"/>
    <w:rsid w:val="00682069"/>
    <w:rsid w:val="006A0961"/>
    <w:rsid w:val="006A4336"/>
    <w:rsid w:val="006B24A3"/>
    <w:rsid w:val="006C0EBF"/>
    <w:rsid w:val="006D505D"/>
    <w:rsid w:val="006E0AC1"/>
    <w:rsid w:val="0072336B"/>
    <w:rsid w:val="007320C8"/>
    <w:rsid w:val="00746575"/>
    <w:rsid w:val="00760F22"/>
    <w:rsid w:val="00771581"/>
    <w:rsid w:val="007811D2"/>
    <w:rsid w:val="007812DD"/>
    <w:rsid w:val="00790D21"/>
    <w:rsid w:val="007B2167"/>
    <w:rsid w:val="007C3D08"/>
    <w:rsid w:val="007C75D8"/>
    <w:rsid w:val="007D369E"/>
    <w:rsid w:val="007D73AF"/>
    <w:rsid w:val="007E089E"/>
    <w:rsid w:val="0080070C"/>
    <w:rsid w:val="00804E1A"/>
    <w:rsid w:val="008254FF"/>
    <w:rsid w:val="00836361"/>
    <w:rsid w:val="008377DE"/>
    <w:rsid w:val="00875388"/>
    <w:rsid w:val="00887846"/>
    <w:rsid w:val="00890D6B"/>
    <w:rsid w:val="008A287D"/>
    <w:rsid w:val="008A6C20"/>
    <w:rsid w:val="008C789E"/>
    <w:rsid w:val="008D15EF"/>
    <w:rsid w:val="008D726B"/>
    <w:rsid w:val="008E5B79"/>
    <w:rsid w:val="008E5FE3"/>
    <w:rsid w:val="00911CFE"/>
    <w:rsid w:val="009122B8"/>
    <w:rsid w:val="00953EBC"/>
    <w:rsid w:val="0098711A"/>
    <w:rsid w:val="009F0D11"/>
    <w:rsid w:val="00A134E7"/>
    <w:rsid w:val="00A27373"/>
    <w:rsid w:val="00A578FB"/>
    <w:rsid w:val="00A63080"/>
    <w:rsid w:val="00A750E8"/>
    <w:rsid w:val="00A93332"/>
    <w:rsid w:val="00AA02A2"/>
    <w:rsid w:val="00AA6835"/>
    <w:rsid w:val="00AB2438"/>
    <w:rsid w:val="00AB54AB"/>
    <w:rsid w:val="00AD46D5"/>
    <w:rsid w:val="00AE60E4"/>
    <w:rsid w:val="00B54C74"/>
    <w:rsid w:val="00B93B44"/>
    <w:rsid w:val="00B96B58"/>
    <w:rsid w:val="00BC43BA"/>
    <w:rsid w:val="00BE28A3"/>
    <w:rsid w:val="00BE2ACA"/>
    <w:rsid w:val="00BE4A98"/>
    <w:rsid w:val="00BF39A0"/>
    <w:rsid w:val="00C31592"/>
    <w:rsid w:val="00C57CAD"/>
    <w:rsid w:val="00C635ED"/>
    <w:rsid w:val="00C8123F"/>
    <w:rsid w:val="00C84081"/>
    <w:rsid w:val="00CA5F25"/>
    <w:rsid w:val="00CA6E53"/>
    <w:rsid w:val="00CB3A6F"/>
    <w:rsid w:val="00CB773E"/>
    <w:rsid w:val="00CD2BB4"/>
    <w:rsid w:val="00CD32BA"/>
    <w:rsid w:val="00CD4060"/>
    <w:rsid w:val="00CE242A"/>
    <w:rsid w:val="00CE7D2A"/>
    <w:rsid w:val="00CF71B4"/>
    <w:rsid w:val="00D144FA"/>
    <w:rsid w:val="00D318AF"/>
    <w:rsid w:val="00D31F58"/>
    <w:rsid w:val="00D471D6"/>
    <w:rsid w:val="00D53711"/>
    <w:rsid w:val="00D74091"/>
    <w:rsid w:val="00D843EE"/>
    <w:rsid w:val="00D95449"/>
    <w:rsid w:val="00DA50DD"/>
    <w:rsid w:val="00DA5DDC"/>
    <w:rsid w:val="00DB01CF"/>
    <w:rsid w:val="00DB520B"/>
    <w:rsid w:val="00DC6C73"/>
    <w:rsid w:val="00DC72F9"/>
    <w:rsid w:val="00DC749D"/>
    <w:rsid w:val="00DF407F"/>
    <w:rsid w:val="00DF6A12"/>
    <w:rsid w:val="00E03638"/>
    <w:rsid w:val="00E37713"/>
    <w:rsid w:val="00E5458B"/>
    <w:rsid w:val="00E62417"/>
    <w:rsid w:val="00E76EAB"/>
    <w:rsid w:val="00E9120B"/>
    <w:rsid w:val="00E97285"/>
    <w:rsid w:val="00EB2B86"/>
    <w:rsid w:val="00EC4E1F"/>
    <w:rsid w:val="00EF5A81"/>
    <w:rsid w:val="00F05C8B"/>
    <w:rsid w:val="00F0785C"/>
    <w:rsid w:val="00F149BE"/>
    <w:rsid w:val="00F31DC8"/>
    <w:rsid w:val="00F41905"/>
    <w:rsid w:val="00F45AE3"/>
    <w:rsid w:val="00F46546"/>
    <w:rsid w:val="00F532AE"/>
    <w:rsid w:val="00F55B9F"/>
    <w:rsid w:val="00F56E59"/>
    <w:rsid w:val="00F71062"/>
    <w:rsid w:val="00F80C6B"/>
    <w:rsid w:val="00F87025"/>
    <w:rsid w:val="00F93964"/>
    <w:rsid w:val="00FB33C5"/>
    <w:rsid w:val="00FC68DC"/>
    <w:rsid w:val="00FF39C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A6219"/>
  <w15:chartTrackingRefBased/>
  <w15:docId w15:val="{17629E7F-5FB7-4A6D-B129-6357376010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384C"/>
  </w:style>
  <w:style w:type="paragraph" w:styleId="Heading1">
    <w:name w:val="heading 1"/>
    <w:basedOn w:val="Normal"/>
    <w:next w:val="Normal"/>
    <w:link w:val="Heading1Char"/>
    <w:uiPriority w:val="9"/>
    <w:qFormat/>
    <w:rsid w:val="004638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38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38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38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38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38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38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38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38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38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38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38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38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38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38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38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38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384C"/>
    <w:rPr>
      <w:rFonts w:eastAsiaTheme="majorEastAsia" w:cstheme="majorBidi"/>
      <w:color w:val="272727" w:themeColor="text1" w:themeTint="D8"/>
    </w:rPr>
  </w:style>
  <w:style w:type="paragraph" w:styleId="Title">
    <w:name w:val="Title"/>
    <w:basedOn w:val="Normal"/>
    <w:next w:val="Normal"/>
    <w:link w:val="TitleChar"/>
    <w:uiPriority w:val="10"/>
    <w:qFormat/>
    <w:rsid w:val="004638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38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38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38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384C"/>
    <w:pPr>
      <w:spacing w:before="160"/>
      <w:jc w:val="center"/>
    </w:pPr>
    <w:rPr>
      <w:i/>
      <w:iCs/>
      <w:color w:val="404040" w:themeColor="text1" w:themeTint="BF"/>
    </w:rPr>
  </w:style>
  <w:style w:type="character" w:customStyle="1" w:styleId="QuoteChar">
    <w:name w:val="Quote Char"/>
    <w:basedOn w:val="DefaultParagraphFont"/>
    <w:link w:val="Quote"/>
    <w:uiPriority w:val="29"/>
    <w:rsid w:val="0046384C"/>
    <w:rPr>
      <w:i/>
      <w:iCs/>
      <w:color w:val="404040" w:themeColor="text1" w:themeTint="BF"/>
    </w:rPr>
  </w:style>
  <w:style w:type="paragraph" w:styleId="ListParagraph">
    <w:name w:val="List Paragraph"/>
    <w:basedOn w:val="Normal"/>
    <w:uiPriority w:val="34"/>
    <w:qFormat/>
    <w:rsid w:val="0046384C"/>
    <w:pPr>
      <w:ind w:left="720"/>
      <w:contextualSpacing/>
    </w:pPr>
  </w:style>
  <w:style w:type="character" w:styleId="IntenseEmphasis">
    <w:name w:val="Intense Emphasis"/>
    <w:basedOn w:val="DefaultParagraphFont"/>
    <w:uiPriority w:val="21"/>
    <w:qFormat/>
    <w:rsid w:val="0046384C"/>
    <w:rPr>
      <w:i/>
      <w:iCs/>
      <w:color w:val="0F4761" w:themeColor="accent1" w:themeShade="BF"/>
    </w:rPr>
  </w:style>
  <w:style w:type="paragraph" w:styleId="IntenseQuote">
    <w:name w:val="Intense Quote"/>
    <w:basedOn w:val="Normal"/>
    <w:next w:val="Normal"/>
    <w:link w:val="IntenseQuoteChar"/>
    <w:uiPriority w:val="30"/>
    <w:qFormat/>
    <w:rsid w:val="004638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384C"/>
    <w:rPr>
      <w:i/>
      <w:iCs/>
      <w:color w:val="0F4761" w:themeColor="accent1" w:themeShade="BF"/>
    </w:rPr>
  </w:style>
  <w:style w:type="character" w:styleId="IntenseReference">
    <w:name w:val="Intense Reference"/>
    <w:basedOn w:val="DefaultParagraphFont"/>
    <w:uiPriority w:val="32"/>
    <w:qFormat/>
    <w:rsid w:val="0046384C"/>
    <w:rPr>
      <w:b/>
      <w:bCs/>
      <w:smallCaps/>
      <w:color w:val="0F4761" w:themeColor="accent1" w:themeShade="BF"/>
      <w:spacing w:val="5"/>
    </w:rPr>
  </w:style>
  <w:style w:type="paragraph" w:styleId="Header">
    <w:name w:val="header"/>
    <w:basedOn w:val="Normal"/>
    <w:link w:val="HeaderChar"/>
    <w:uiPriority w:val="99"/>
    <w:unhideWhenUsed/>
    <w:rsid w:val="004638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384C"/>
  </w:style>
  <w:style w:type="paragraph" w:styleId="Caption">
    <w:name w:val="caption"/>
    <w:basedOn w:val="Normal"/>
    <w:next w:val="Normal"/>
    <w:uiPriority w:val="35"/>
    <w:unhideWhenUsed/>
    <w:qFormat/>
    <w:rsid w:val="0046384C"/>
    <w:pPr>
      <w:spacing w:after="200" w:line="240" w:lineRule="auto"/>
    </w:pPr>
    <w:rPr>
      <w:i/>
      <w:iCs/>
      <w:color w:val="0E2841" w:themeColor="text2"/>
      <w:sz w:val="18"/>
      <w:szCs w:val="18"/>
    </w:rPr>
  </w:style>
  <w:style w:type="table" w:styleId="TableGrid">
    <w:name w:val="Table Grid"/>
    <w:basedOn w:val="TableNormal"/>
    <w:uiPriority w:val="39"/>
    <w:rsid w:val="004638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AA6835"/>
    <w:pPr>
      <w:spacing w:after="0" w:line="240" w:lineRule="auto"/>
    </w:pPr>
  </w:style>
  <w:style w:type="character" w:styleId="Hyperlink">
    <w:name w:val="Hyperlink"/>
    <w:basedOn w:val="DefaultParagraphFont"/>
    <w:uiPriority w:val="99"/>
    <w:unhideWhenUsed/>
    <w:rsid w:val="005F4F87"/>
    <w:rPr>
      <w:color w:val="467886" w:themeColor="hyperlink"/>
      <w:u w:val="single"/>
    </w:rPr>
  </w:style>
  <w:style w:type="character" w:styleId="UnresolvedMention">
    <w:name w:val="Unresolved Mention"/>
    <w:basedOn w:val="DefaultParagraphFont"/>
    <w:uiPriority w:val="99"/>
    <w:semiHidden/>
    <w:unhideWhenUsed/>
    <w:rsid w:val="005F4F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hyperlink" Target="https://doi.org/10.1016/S0885-2014(02)00124-7" TargetMode="External"/><Relationship Id="rId18" Type="http://schemas.openxmlformats.org/officeDocument/2006/relationships/hyperlink" Target="https://doi.org/10.1016/j.cogdev.2015.12.001" TargetMode="External"/><Relationship Id="rId26" Type="http://schemas.openxmlformats.org/officeDocument/2006/relationships/header" Target="header1.xml"/><Relationship Id="rId3" Type="http://schemas.openxmlformats.org/officeDocument/2006/relationships/webSettings" Target="webSettings.xml"/><Relationship Id="rId21" Type="http://schemas.openxmlformats.org/officeDocument/2006/relationships/hyperlink" Target="https://doi.org/10.1038/323533a0" TargetMode="External"/><Relationship Id="rId7" Type="http://schemas.openxmlformats.org/officeDocument/2006/relationships/image" Target="media/image2.jpeg"/><Relationship Id="rId12" Type="http://schemas.openxmlformats.org/officeDocument/2006/relationships/hyperlink" Target="https://doi.org/10.1098/rsos.240229" TargetMode="External"/><Relationship Id="rId17" Type="http://schemas.openxmlformats.org/officeDocument/2006/relationships/hyperlink" Target="https://doi.org/10.1016/j.cogpsych.2013.05.001" TargetMode="External"/><Relationship Id="rId25" Type="http://schemas.openxmlformats.org/officeDocument/2006/relationships/hyperlink" Target="https://doi.org/10.1126/science.adi1374" TargetMode="External"/><Relationship Id="rId2" Type="http://schemas.openxmlformats.org/officeDocument/2006/relationships/settings" Target="settings.xml"/><Relationship Id="rId16" Type="http://schemas.openxmlformats.org/officeDocument/2006/relationships/hyperlink" Target="https://doi.org/10.1177/0956797611420165" TargetMode="External"/><Relationship Id="rId20" Type="http://schemas.openxmlformats.org/officeDocument/2006/relationships/hyperlink" Target="https://doi.org/10.1037/0033-295X.104.4.686" TargetMode="External"/><Relationship Id="rId29" Type="http://schemas.microsoft.com/office/2011/relationships/people" Target="peop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yperlink" Target="https://doi.org/10.1016/S1364-6613(99)01356-X" TargetMode="External"/><Relationship Id="rId24" Type="http://schemas.openxmlformats.org/officeDocument/2006/relationships/hyperlink" Target="https://doi.org/10.1126/science.abh1054" TargetMode="External"/><Relationship Id="rId5" Type="http://schemas.openxmlformats.org/officeDocument/2006/relationships/endnotes" Target="endnotes.xml"/><Relationship Id="rId15" Type="http://schemas.openxmlformats.org/officeDocument/2006/relationships/hyperlink" Target="https://doi.org/10.1016/j.cognition.2004.09.009" TargetMode="External"/><Relationship Id="rId23" Type="http://schemas.openxmlformats.org/officeDocument/2006/relationships/hyperlink" Target="https://doi.org/10.1017/S0140525X24001328" TargetMode="External"/><Relationship Id="rId28" Type="http://schemas.openxmlformats.org/officeDocument/2006/relationships/fontTable" Target="fontTable.xml"/><Relationship Id="rId10" Type="http://schemas.openxmlformats.org/officeDocument/2006/relationships/hyperlink" Target="https://doi.org/10.1016/j.cogdev.2022.101164" TargetMode="External"/><Relationship Id="rId19" Type="http://schemas.openxmlformats.org/officeDocument/2006/relationships/hyperlink" Target="https://doi.org/10.1037/0012-1649.36.5.635" TargetMode="External"/><Relationship Id="rId4" Type="http://schemas.openxmlformats.org/officeDocument/2006/relationships/footnotes" Target="footnotes.xml"/><Relationship Id="rId9" Type="http://schemas.openxmlformats.org/officeDocument/2006/relationships/hyperlink" Target="https://doi.org/10.1037/xge0001656" TargetMode="External"/><Relationship Id="rId14" Type="http://schemas.openxmlformats.org/officeDocument/2006/relationships/hyperlink" Target="https://doi.org/10.1111/1467-7687.00290" TargetMode="External"/><Relationship Id="rId22" Type="http://schemas.openxmlformats.org/officeDocument/2006/relationships/hyperlink" Target="https://doi.org/10.1080/09540090310001655093" TargetMode="External"/><Relationship Id="rId27" Type="http://schemas.openxmlformats.org/officeDocument/2006/relationships/header" Target="header2.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103</TotalTime>
  <Pages>22</Pages>
  <Words>5287</Words>
  <Characters>30137</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20</cp:revision>
  <dcterms:created xsi:type="dcterms:W3CDTF">2025-09-20T16:02:00Z</dcterms:created>
  <dcterms:modified xsi:type="dcterms:W3CDTF">2025-09-22T20:28:00Z</dcterms:modified>
</cp:coreProperties>
</file>