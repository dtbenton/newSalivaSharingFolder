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94408" w14:textId="77777777" w:rsidR="0046384C" w:rsidRDefault="0046384C" w:rsidP="0046384C">
      <w:pPr>
        <w:spacing w:line="480" w:lineRule="auto"/>
        <w:contextualSpacing/>
        <w:jc w:val="center"/>
        <w:rPr>
          <w:rFonts w:ascii="Times New Roman" w:hAnsi="Times New Roman" w:cs="Times New Roman"/>
        </w:rPr>
      </w:pPr>
    </w:p>
    <w:p w14:paraId="4E53EBC1" w14:textId="77777777" w:rsidR="0046384C" w:rsidRDefault="0046384C" w:rsidP="0046384C">
      <w:pPr>
        <w:spacing w:after="0" w:line="480" w:lineRule="auto"/>
        <w:contextualSpacing/>
        <w:rPr>
          <w:rFonts w:ascii="Times New Roman" w:eastAsia="Times New Roman" w:hAnsi="Times New Roman" w:cs="Times New Roman"/>
          <w:b/>
        </w:rPr>
      </w:pPr>
    </w:p>
    <w:p w14:paraId="048826E8" w14:textId="77777777" w:rsidR="0046384C" w:rsidRDefault="0046384C" w:rsidP="0046384C">
      <w:pPr>
        <w:spacing w:after="0" w:line="480" w:lineRule="auto"/>
        <w:contextualSpacing/>
        <w:jc w:val="center"/>
        <w:rPr>
          <w:rFonts w:ascii="Times New Roman" w:eastAsia="Times New Roman" w:hAnsi="Times New Roman" w:cs="Times New Roman"/>
          <w:b/>
        </w:rPr>
      </w:pPr>
    </w:p>
    <w:p w14:paraId="764932F2" w14:textId="77777777" w:rsidR="0046384C" w:rsidRDefault="0046384C" w:rsidP="0046384C">
      <w:pPr>
        <w:spacing w:after="0" w:line="480" w:lineRule="auto"/>
        <w:contextualSpacing/>
        <w:jc w:val="center"/>
        <w:rPr>
          <w:rFonts w:ascii="Times New Roman" w:eastAsia="Times New Roman" w:hAnsi="Times New Roman" w:cs="Times New Roman"/>
          <w:b/>
        </w:rPr>
      </w:pPr>
    </w:p>
    <w:p w14:paraId="7134759B" w14:textId="77777777" w:rsidR="0046384C" w:rsidRDefault="0046384C" w:rsidP="0046384C">
      <w:pPr>
        <w:contextualSpacing/>
        <w:rPr>
          <w:rFonts w:ascii="Times New Roman" w:hAnsi="Times New Roman" w:cs="Times New Roman"/>
        </w:rPr>
      </w:pPr>
    </w:p>
    <w:p w14:paraId="0490B9B7" w14:textId="24791F5A" w:rsidR="0046384C" w:rsidRPr="00EF1215" w:rsidRDefault="0046384C" w:rsidP="0046384C">
      <w:pPr>
        <w:spacing w:after="0" w:line="480" w:lineRule="auto"/>
        <w:contextualSpacing/>
        <w:jc w:val="center"/>
        <w:rPr>
          <w:rFonts w:ascii="Times New Roman" w:eastAsia="Times New Roman" w:hAnsi="Times New Roman" w:cs="Times New Roman"/>
        </w:rPr>
      </w:pPr>
      <w:r>
        <w:rPr>
          <w:rFonts w:ascii="Times New Roman" w:eastAsia="Times New Roman" w:hAnsi="Times New Roman" w:cs="Times New Roman"/>
          <w:b/>
        </w:rPr>
        <w:t xml:space="preserve">An associative learning account of how saliva becomes a cue </w:t>
      </w:r>
      <w:r w:rsidR="00C668AE">
        <w:rPr>
          <w:rFonts w:ascii="Times New Roman" w:eastAsia="Times New Roman" w:hAnsi="Times New Roman" w:cs="Times New Roman"/>
          <w:b/>
        </w:rPr>
        <w:t xml:space="preserve">for </w:t>
      </w:r>
      <w:r>
        <w:rPr>
          <w:rFonts w:ascii="Times New Roman" w:eastAsia="Times New Roman" w:hAnsi="Times New Roman" w:cs="Times New Roman"/>
          <w:b/>
        </w:rPr>
        <w:t>comfort</w:t>
      </w:r>
      <w:r>
        <w:rPr>
          <w:rFonts w:ascii="Times New Roman" w:eastAsia="Times New Roman" w:hAnsi="Times New Roman" w:cs="Times New Roman"/>
          <w:b/>
        </w:rPr>
        <w:br/>
      </w:r>
      <w:r>
        <w:rPr>
          <w:rFonts w:ascii="Times New Roman" w:eastAsia="Times New Roman" w:hAnsi="Times New Roman" w:cs="Times New Roman"/>
        </w:rPr>
        <w:t xml:space="preserve">Deon T. </w:t>
      </w:r>
      <w:proofErr w:type="spellStart"/>
      <w:r>
        <w:rPr>
          <w:rFonts w:ascii="Times New Roman" w:eastAsia="Times New Roman" w:hAnsi="Times New Roman" w:cs="Times New Roman"/>
        </w:rPr>
        <w:t>Benton</w:t>
      </w:r>
      <w:r w:rsidRPr="00EF1215">
        <w:rPr>
          <w:rFonts w:ascii="Times New Roman" w:eastAsia="Times New Roman" w:hAnsi="Times New Roman" w:cs="Times New Roman"/>
          <w:vertAlign w:val="superscript"/>
        </w:rPr>
        <w:t>ǂ</w:t>
      </w:r>
      <w:proofErr w:type="spellEnd"/>
      <w:r>
        <w:rPr>
          <w:rFonts w:ascii="Times New Roman" w:eastAsia="Times New Roman" w:hAnsi="Times New Roman" w:cs="Times New Roman"/>
        </w:rPr>
        <w:t xml:space="preserve"> and Justine E. </w:t>
      </w:r>
      <w:proofErr w:type="spellStart"/>
      <w:r>
        <w:rPr>
          <w:rFonts w:ascii="Times New Roman" w:eastAsia="Times New Roman" w:hAnsi="Times New Roman" w:cs="Times New Roman"/>
        </w:rPr>
        <w:t>Hoch</w:t>
      </w:r>
      <w:r w:rsidRPr="00EF1215">
        <w:rPr>
          <w:rFonts w:ascii="Times New Roman" w:eastAsia="Times New Roman" w:hAnsi="Times New Roman" w:cs="Times New Roman"/>
          <w:vertAlign w:val="superscript"/>
        </w:rPr>
        <w:t>ǂ</w:t>
      </w:r>
      <w:proofErr w:type="spellEnd"/>
      <w:r>
        <w:rPr>
          <w:rFonts w:ascii="Times New Roman" w:eastAsia="Times New Roman" w:hAnsi="Times New Roman" w:cs="Times New Roman"/>
        </w:rPr>
        <w:br/>
      </w:r>
      <w:proofErr w:type="spellStart"/>
      <w:r w:rsidRPr="00EC66C7">
        <w:rPr>
          <w:rFonts w:ascii="Times New Roman" w:eastAsia="Times New Roman" w:hAnsi="Times New Roman" w:cs="Times New Roman"/>
          <w:vertAlign w:val="superscript"/>
        </w:rPr>
        <w:t>ǂ</w:t>
      </w:r>
      <w:r>
        <w:rPr>
          <w:rFonts w:ascii="Times New Roman" w:eastAsia="Times New Roman" w:hAnsi="Times New Roman" w:cs="Times New Roman"/>
        </w:rPr>
        <w:t>Share</w:t>
      </w:r>
      <w:proofErr w:type="spellEnd"/>
      <w:r>
        <w:rPr>
          <w:rFonts w:ascii="Times New Roman" w:eastAsia="Times New Roman" w:hAnsi="Times New Roman" w:cs="Times New Roman"/>
        </w:rPr>
        <w:t xml:space="preserve"> first-authorship</w:t>
      </w:r>
    </w:p>
    <w:p w14:paraId="3F316571" w14:textId="77777777" w:rsidR="0046384C" w:rsidRDefault="0046384C" w:rsidP="0046384C">
      <w:pPr>
        <w:spacing w:after="0" w:line="480" w:lineRule="auto"/>
        <w:contextualSpacing/>
        <w:jc w:val="center"/>
        <w:rPr>
          <w:rFonts w:ascii="Times New Roman" w:eastAsia="Times New Roman" w:hAnsi="Times New Roman" w:cs="Times New Roman"/>
        </w:rPr>
      </w:pPr>
      <w:r>
        <w:rPr>
          <w:rFonts w:ascii="Times New Roman" w:eastAsia="Times New Roman" w:hAnsi="Times New Roman" w:cs="Times New Roman"/>
        </w:rPr>
        <w:t>Vanderbilt University</w:t>
      </w:r>
    </w:p>
    <w:p w14:paraId="650D7039" w14:textId="77777777" w:rsidR="0046384C" w:rsidRDefault="0046384C" w:rsidP="0046384C">
      <w:pPr>
        <w:spacing w:after="0" w:line="480" w:lineRule="auto"/>
        <w:contextualSpacing/>
        <w:rPr>
          <w:rFonts w:ascii="Times New Roman" w:eastAsia="Times New Roman" w:hAnsi="Times New Roman" w:cs="Times New Roman"/>
        </w:rPr>
      </w:pPr>
    </w:p>
    <w:p w14:paraId="4F97222F" w14:textId="77777777" w:rsidR="0046384C" w:rsidRDefault="0046384C" w:rsidP="0046384C">
      <w:pPr>
        <w:spacing w:after="0" w:line="480" w:lineRule="auto"/>
        <w:contextualSpacing/>
        <w:rPr>
          <w:rFonts w:ascii="Times New Roman" w:eastAsia="Times New Roman" w:hAnsi="Times New Roman" w:cs="Times New Roman"/>
        </w:rPr>
      </w:pPr>
    </w:p>
    <w:p w14:paraId="740738FE" w14:textId="77777777" w:rsidR="0046384C" w:rsidRDefault="0046384C" w:rsidP="0046384C">
      <w:pPr>
        <w:spacing w:after="0" w:line="480" w:lineRule="auto"/>
        <w:contextualSpacing/>
        <w:rPr>
          <w:rFonts w:ascii="Times New Roman" w:eastAsia="Times New Roman" w:hAnsi="Times New Roman" w:cs="Times New Roman"/>
        </w:rPr>
      </w:pPr>
    </w:p>
    <w:p w14:paraId="542252E5" w14:textId="77777777" w:rsidR="0046384C" w:rsidRDefault="0046384C" w:rsidP="0046384C">
      <w:pPr>
        <w:spacing w:after="0" w:line="480" w:lineRule="auto"/>
        <w:contextualSpacing/>
        <w:rPr>
          <w:rFonts w:ascii="Times New Roman" w:eastAsia="Times New Roman" w:hAnsi="Times New Roman" w:cs="Times New Roman"/>
        </w:rPr>
      </w:pPr>
    </w:p>
    <w:p w14:paraId="43D30750" w14:textId="77777777" w:rsidR="0046384C" w:rsidRDefault="0046384C" w:rsidP="0046384C">
      <w:pPr>
        <w:spacing w:after="0" w:line="480" w:lineRule="auto"/>
        <w:contextualSpacing/>
        <w:rPr>
          <w:rFonts w:ascii="Times New Roman" w:eastAsia="Times New Roman" w:hAnsi="Times New Roman" w:cs="Times New Roman"/>
        </w:rPr>
      </w:pPr>
    </w:p>
    <w:p w14:paraId="11CC6607" w14:textId="77777777" w:rsidR="0046384C" w:rsidRDefault="0046384C" w:rsidP="0046384C">
      <w:pPr>
        <w:spacing w:after="0" w:line="480" w:lineRule="auto"/>
        <w:contextualSpacing/>
        <w:rPr>
          <w:rFonts w:ascii="Times New Roman" w:eastAsia="Times New Roman" w:hAnsi="Times New Roman" w:cs="Times New Roman"/>
        </w:rPr>
      </w:pPr>
    </w:p>
    <w:p w14:paraId="6972C57A" w14:textId="77777777" w:rsidR="0046384C" w:rsidRDefault="0046384C" w:rsidP="0046384C">
      <w:pPr>
        <w:spacing w:after="0" w:line="480" w:lineRule="auto"/>
        <w:contextualSpacing/>
        <w:rPr>
          <w:rFonts w:ascii="Times New Roman" w:eastAsia="Times New Roman" w:hAnsi="Times New Roman" w:cs="Times New Roman"/>
        </w:rPr>
      </w:pPr>
    </w:p>
    <w:p w14:paraId="730EB63B" w14:textId="77777777" w:rsidR="0046384C" w:rsidRDefault="0046384C" w:rsidP="0046384C">
      <w:pPr>
        <w:spacing w:after="0" w:line="480" w:lineRule="auto"/>
        <w:contextualSpacing/>
        <w:rPr>
          <w:rFonts w:ascii="Times New Roman" w:eastAsia="Times New Roman" w:hAnsi="Times New Roman" w:cs="Times New Roman"/>
        </w:rPr>
      </w:pPr>
    </w:p>
    <w:p w14:paraId="1671D844" w14:textId="77777777" w:rsidR="0046384C" w:rsidRDefault="0046384C" w:rsidP="0046384C">
      <w:pPr>
        <w:spacing w:after="0" w:line="480" w:lineRule="auto"/>
        <w:contextualSpacing/>
        <w:rPr>
          <w:rFonts w:ascii="Times New Roman" w:eastAsia="Times New Roman" w:hAnsi="Times New Roman" w:cs="Times New Roman"/>
        </w:rPr>
      </w:pPr>
    </w:p>
    <w:p w14:paraId="288272A9" w14:textId="77777777" w:rsidR="0046384C" w:rsidRDefault="0046384C" w:rsidP="0046384C">
      <w:pPr>
        <w:spacing w:after="0" w:line="480" w:lineRule="auto"/>
        <w:contextualSpacing/>
        <w:rPr>
          <w:rFonts w:ascii="Times New Roman" w:eastAsia="Times New Roman" w:hAnsi="Times New Roman" w:cs="Times New Roman"/>
        </w:rPr>
      </w:pPr>
    </w:p>
    <w:p w14:paraId="2F757B96" w14:textId="77777777" w:rsidR="0046384C" w:rsidRDefault="0046384C" w:rsidP="0046384C">
      <w:pPr>
        <w:spacing w:after="0" w:line="240" w:lineRule="auto"/>
        <w:contextualSpacing/>
      </w:pPr>
      <w:r>
        <w:rPr>
          <w:rFonts w:ascii="Times New Roman" w:eastAsia="Times New Roman" w:hAnsi="Times New Roman" w:cs="Times New Roman"/>
        </w:rPr>
        <w:t>Address correspondence either to Deon T. Benton or Justine E. Hoch, Department of Psychology and Human Development, Vanderbilt University, Peabody College, 230 Appleton Place #552, Nashville, TN 37235</w:t>
      </w:r>
    </w:p>
    <w:p w14:paraId="4912FA31" w14:textId="77777777" w:rsidR="0046384C" w:rsidRDefault="0046384C" w:rsidP="0046384C">
      <w:pPr>
        <w:contextualSpacing/>
        <w:rPr>
          <w:rFonts w:ascii="Times New Roman" w:hAnsi="Times New Roman" w:cs="Times New Roman"/>
        </w:rPr>
      </w:pPr>
    </w:p>
    <w:p w14:paraId="7814F553" w14:textId="77777777" w:rsidR="0046384C" w:rsidRDefault="0046384C" w:rsidP="0046384C">
      <w:pPr>
        <w:contextualSpacing/>
        <w:rPr>
          <w:rFonts w:ascii="Times New Roman" w:hAnsi="Times New Roman" w:cs="Times New Roman"/>
        </w:rPr>
      </w:pPr>
      <w:r>
        <w:rPr>
          <w:rFonts w:ascii="Times New Roman" w:hAnsi="Times New Roman" w:cs="Times New Roman"/>
        </w:rPr>
        <w:t xml:space="preserve">Data availability statement: </w:t>
      </w:r>
      <w:r w:rsidRPr="00C308AA">
        <w:rPr>
          <w:rFonts w:ascii="Times New Roman" w:hAnsi="Times New Roman" w:cs="Times New Roman"/>
        </w:rPr>
        <w:t>The</w:t>
      </w:r>
      <w:r>
        <w:rPr>
          <w:rFonts w:ascii="Times New Roman" w:hAnsi="Times New Roman" w:cs="Times New Roman"/>
        </w:rPr>
        <w:t xml:space="preserve"> code and network-modeling scripts</w:t>
      </w:r>
      <w:r w:rsidRPr="00C308AA">
        <w:rPr>
          <w:rFonts w:ascii="Times New Roman" w:hAnsi="Times New Roman" w:cs="Times New Roman"/>
        </w:rPr>
        <w:t xml:space="preserve"> are available upon reasonable request</w:t>
      </w:r>
      <w:r>
        <w:rPr>
          <w:rFonts w:ascii="Times New Roman" w:hAnsi="Times New Roman" w:cs="Times New Roman"/>
        </w:rPr>
        <w:t>.</w:t>
      </w:r>
    </w:p>
    <w:p w14:paraId="571474F3" w14:textId="77777777" w:rsidR="0046384C" w:rsidRDefault="0046384C" w:rsidP="0046384C">
      <w:pPr>
        <w:contextualSpacing/>
        <w:rPr>
          <w:rFonts w:ascii="Times New Roman" w:hAnsi="Times New Roman" w:cs="Times New Roman"/>
        </w:rPr>
      </w:pPr>
      <w:r w:rsidRPr="00594F16">
        <w:rPr>
          <w:rFonts w:ascii="Times New Roman" w:hAnsi="Times New Roman" w:cs="Times New Roman"/>
        </w:rPr>
        <w:t>Conflicts of interests: none</w:t>
      </w:r>
      <w:r>
        <w:rPr>
          <w:rFonts w:ascii="Times New Roman" w:hAnsi="Times New Roman" w:cs="Times New Roman"/>
        </w:rPr>
        <w:br w:type="page"/>
      </w:r>
    </w:p>
    <w:p w14:paraId="46D77B99" w14:textId="55B49663" w:rsidR="0046384C" w:rsidRDefault="0046384C" w:rsidP="0046384C">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lastRenderedPageBreak/>
        <w:t xml:space="preserve">“How saliva becomes a cue </w:t>
      </w:r>
      <w:r w:rsidR="006B660B">
        <w:rPr>
          <w:rFonts w:ascii="Times New Roman" w:hAnsi="Times New Roman" w:cs="Times New Roman"/>
        </w:rPr>
        <w:t xml:space="preserve">for </w:t>
      </w:r>
      <w:r>
        <w:rPr>
          <w:rFonts w:ascii="Times New Roman" w:hAnsi="Times New Roman" w:cs="Times New Roman"/>
        </w:rPr>
        <w:t>comfort”</w:t>
      </w:r>
    </w:p>
    <w:p w14:paraId="53AD76F2" w14:textId="77777777" w:rsidR="0046384C" w:rsidRDefault="0046384C" w:rsidP="0046384C">
      <w:pPr>
        <w:spacing w:line="480" w:lineRule="auto"/>
        <w:contextualSpacing/>
        <w:jc w:val="center"/>
        <w:rPr>
          <w:rFonts w:ascii="Times New Roman" w:hAnsi="Times New Roman" w:cs="Times New Roman"/>
        </w:rPr>
      </w:pPr>
      <w:r>
        <w:rPr>
          <w:rFonts w:ascii="Times New Roman" w:hAnsi="Times New Roman" w:cs="Times New Roman"/>
        </w:rPr>
        <w:t>Abstract</w:t>
      </w:r>
    </w:p>
    <w:p w14:paraId="26E15EE2" w14:textId="7606A2A6" w:rsidR="006B24A3" w:rsidRDefault="00A578FB" w:rsidP="0046384C">
      <w:pPr>
        <w:spacing w:line="480" w:lineRule="auto"/>
        <w:contextualSpacing/>
        <w:rPr>
          <w:rFonts w:ascii="Times New Roman" w:hAnsi="Times New Roman" w:cs="Times New Roman"/>
        </w:rPr>
      </w:pPr>
      <w:r w:rsidRPr="00A578FB">
        <w:rPr>
          <w:rFonts w:ascii="Times New Roman" w:hAnsi="Times New Roman" w:cs="Times New Roman"/>
        </w:rPr>
        <w:t xml:space="preserve">One of the challenges infants </w:t>
      </w:r>
      <w:proofErr w:type="gramStart"/>
      <w:r w:rsidRPr="00A578FB">
        <w:rPr>
          <w:rFonts w:ascii="Times New Roman" w:hAnsi="Times New Roman" w:cs="Times New Roman"/>
        </w:rPr>
        <w:t>face</w:t>
      </w:r>
      <w:proofErr w:type="gramEnd"/>
      <w:r w:rsidRPr="00A578FB">
        <w:rPr>
          <w:rFonts w:ascii="Times New Roman" w:hAnsi="Times New Roman" w:cs="Times New Roman"/>
        </w:rPr>
        <w:t xml:space="preserve"> is learning who is related to whom. A recent study in </w:t>
      </w:r>
      <w:r w:rsidRPr="00A578FB">
        <w:rPr>
          <w:rFonts w:ascii="Times New Roman" w:hAnsi="Times New Roman" w:cs="Times New Roman"/>
          <w:i/>
          <w:iCs/>
        </w:rPr>
        <w:t>Science</w:t>
      </w:r>
      <w:r w:rsidRPr="00A578FB">
        <w:rPr>
          <w:rFonts w:ascii="Times New Roman" w:hAnsi="Times New Roman" w:cs="Times New Roman"/>
        </w:rPr>
        <w:t xml:space="preserve"> by Thomas et al. (2022) showed that 8- to 10-month-olds use saliva sharing as </w:t>
      </w:r>
      <w:r w:rsidR="006B660B">
        <w:rPr>
          <w:rFonts w:ascii="Times New Roman" w:hAnsi="Times New Roman" w:cs="Times New Roman"/>
        </w:rPr>
        <w:t>an indicator of</w:t>
      </w:r>
      <w:r w:rsidR="006B660B" w:rsidRPr="00A578FB">
        <w:rPr>
          <w:rFonts w:ascii="Times New Roman" w:hAnsi="Times New Roman" w:cs="Times New Roman"/>
        </w:rPr>
        <w:t xml:space="preserve"> </w:t>
      </w:r>
      <w:r w:rsidRPr="00A578FB">
        <w:rPr>
          <w:rFonts w:ascii="Times New Roman" w:hAnsi="Times New Roman" w:cs="Times New Roman"/>
        </w:rPr>
        <w:t xml:space="preserve">relationship closeness: infants expect individuals who </w:t>
      </w:r>
      <w:r w:rsidR="006B660B">
        <w:rPr>
          <w:rFonts w:ascii="Times New Roman" w:hAnsi="Times New Roman" w:cs="Times New Roman"/>
        </w:rPr>
        <w:t xml:space="preserve">previously </w:t>
      </w:r>
      <w:r w:rsidRPr="00A578FB">
        <w:rPr>
          <w:rFonts w:ascii="Times New Roman" w:hAnsi="Times New Roman" w:cs="Times New Roman"/>
        </w:rPr>
        <w:t xml:space="preserve">shared saliva to comfort one another </w:t>
      </w:r>
      <w:r w:rsidR="006B660B">
        <w:rPr>
          <w:rFonts w:ascii="Times New Roman" w:hAnsi="Times New Roman" w:cs="Times New Roman"/>
        </w:rPr>
        <w:t>when</w:t>
      </w:r>
      <w:r w:rsidR="006B660B" w:rsidRPr="00A578FB">
        <w:rPr>
          <w:rFonts w:ascii="Times New Roman" w:hAnsi="Times New Roman" w:cs="Times New Roman"/>
        </w:rPr>
        <w:t xml:space="preserve"> </w:t>
      </w:r>
      <w:r w:rsidRPr="00A578FB">
        <w:rPr>
          <w:rFonts w:ascii="Times New Roman" w:hAnsi="Times New Roman" w:cs="Times New Roman"/>
        </w:rPr>
        <w:t>distress</w:t>
      </w:r>
      <w:r w:rsidR="006B660B">
        <w:rPr>
          <w:rFonts w:ascii="Times New Roman" w:hAnsi="Times New Roman" w:cs="Times New Roman"/>
        </w:rPr>
        <w:t>ed</w:t>
      </w:r>
      <w:r w:rsidRPr="00A578FB">
        <w:rPr>
          <w:rFonts w:ascii="Times New Roman" w:hAnsi="Times New Roman" w:cs="Times New Roman"/>
        </w:rPr>
        <w:t>. Th</w:t>
      </w:r>
      <w:r>
        <w:rPr>
          <w:rFonts w:ascii="Times New Roman" w:hAnsi="Times New Roman" w:cs="Times New Roman"/>
        </w:rPr>
        <w:t>e current</w:t>
      </w:r>
      <w:r w:rsidRPr="00A578FB">
        <w:rPr>
          <w:rFonts w:ascii="Times New Roman" w:hAnsi="Times New Roman" w:cs="Times New Roman"/>
        </w:rPr>
        <w:t xml:space="preserve"> paper offers a mechanistic explanation for this finding. We propose that infants form separate representations of saliva sharing and comforting through everyday experience and that, when the same individuals participate in both</w:t>
      </w:r>
      <w:r>
        <w:rPr>
          <w:rFonts w:ascii="Times New Roman" w:hAnsi="Times New Roman" w:cs="Times New Roman"/>
        </w:rPr>
        <w:t xml:space="preserve"> act</w:t>
      </w:r>
      <w:r w:rsidR="00623C20">
        <w:rPr>
          <w:rFonts w:ascii="Times New Roman" w:hAnsi="Times New Roman" w:cs="Times New Roman"/>
        </w:rPr>
        <w:t>ions</w:t>
      </w:r>
      <w:r w:rsidRPr="00A578FB">
        <w:rPr>
          <w:rFonts w:ascii="Times New Roman" w:hAnsi="Times New Roman" w:cs="Times New Roman"/>
        </w:rPr>
        <w:t>, these representations become integrated into a common representation that supports bidirectional expectations</w:t>
      </w:r>
      <w:r w:rsidR="006B660B">
        <w:rPr>
          <w:rFonts w:ascii="Times New Roman" w:hAnsi="Times New Roman" w:cs="Times New Roman"/>
        </w:rPr>
        <w:t xml:space="preserve"> </w:t>
      </w:r>
      <w:r w:rsidR="00A836C2">
        <w:rPr>
          <w:rFonts w:ascii="Times New Roman" w:hAnsi="Times New Roman" w:cs="Times New Roman"/>
        </w:rPr>
        <w:t>in which one action predicts the other (and vice versa)</w:t>
      </w:r>
      <w:r w:rsidRPr="00A578FB">
        <w:rPr>
          <w:rFonts w:ascii="Times New Roman" w:hAnsi="Times New Roman" w:cs="Times New Roman"/>
        </w:rPr>
        <w:t xml:space="preserve">. In a first simulation, we show that when this proposal is implemented in a connectionist computational model, the model </w:t>
      </w:r>
      <w:r w:rsidR="002D3499">
        <w:rPr>
          <w:rFonts w:ascii="Times New Roman" w:hAnsi="Times New Roman" w:cs="Times New Roman"/>
        </w:rPr>
        <w:t xml:space="preserve">uses prior saliva sharing as a predictor of comfort and </w:t>
      </w:r>
      <w:r w:rsidRPr="00A578FB">
        <w:rPr>
          <w:rFonts w:ascii="Times New Roman" w:hAnsi="Times New Roman" w:cs="Times New Roman"/>
        </w:rPr>
        <w:t>accounts for infants’ looking responses in Thomas et al. (2022). In a second simulation, we show that the model also uses prior comforting as a predictor of saliva sharing</w:t>
      </w:r>
      <w:r w:rsidR="004600F6">
        <w:rPr>
          <w:rFonts w:ascii="Times New Roman" w:hAnsi="Times New Roman" w:cs="Times New Roman"/>
        </w:rPr>
        <w:t xml:space="preserve">. </w:t>
      </w:r>
      <w:r w:rsidR="00A836C2">
        <w:rPr>
          <w:rFonts w:ascii="Times New Roman" w:hAnsi="Times New Roman" w:cs="Times New Roman"/>
        </w:rPr>
        <w:t>The results of the second simulation generate a</w:t>
      </w:r>
      <w:r w:rsidR="004600F6">
        <w:rPr>
          <w:rFonts w:ascii="Times New Roman" w:hAnsi="Times New Roman" w:cs="Times New Roman"/>
        </w:rPr>
        <w:t xml:space="preserve"> behavioral prediction </w:t>
      </w:r>
      <w:r w:rsidRPr="00A578FB">
        <w:rPr>
          <w:rFonts w:ascii="Times New Roman" w:hAnsi="Times New Roman" w:cs="Times New Roman"/>
        </w:rPr>
        <w:t xml:space="preserve">that can be tested in future infant studies. </w:t>
      </w:r>
      <w:r w:rsidR="00192A04">
        <w:rPr>
          <w:rFonts w:ascii="Times New Roman" w:hAnsi="Times New Roman" w:cs="Times New Roman"/>
        </w:rPr>
        <w:t>Taken together</w:t>
      </w:r>
      <w:r w:rsidR="004600F6">
        <w:rPr>
          <w:rFonts w:ascii="Times New Roman" w:hAnsi="Times New Roman" w:cs="Times New Roman"/>
        </w:rPr>
        <w:t xml:space="preserve">, </w:t>
      </w:r>
      <w:r w:rsidR="002D3499">
        <w:rPr>
          <w:rFonts w:ascii="Times New Roman" w:hAnsi="Times New Roman" w:cs="Times New Roman"/>
        </w:rPr>
        <w:t>our findings</w:t>
      </w:r>
      <w:r w:rsidRPr="00A578FB">
        <w:rPr>
          <w:rFonts w:ascii="Times New Roman" w:hAnsi="Times New Roman" w:cs="Times New Roman"/>
        </w:rPr>
        <w:t xml:space="preserve"> </w:t>
      </w:r>
      <w:r w:rsidR="00192A04">
        <w:rPr>
          <w:rFonts w:ascii="Times New Roman" w:hAnsi="Times New Roman" w:cs="Times New Roman"/>
        </w:rPr>
        <w:t xml:space="preserve">suggest that domain-general associative learning can explain how infants come to understand the social meaning of saliva sharing. </w:t>
      </w:r>
    </w:p>
    <w:p w14:paraId="7278FD14" w14:textId="77777777" w:rsidR="006B24A3" w:rsidRDefault="006B24A3" w:rsidP="0046384C">
      <w:pPr>
        <w:spacing w:line="480" w:lineRule="auto"/>
        <w:contextualSpacing/>
        <w:rPr>
          <w:rFonts w:ascii="Times New Roman" w:hAnsi="Times New Roman" w:cs="Times New Roman"/>
        </w:rPr>
      </w:pPr>
    </w:p>
    <w:p w14:paraId="44488F85" w14:textId="77777777" w:rsidR="006B24A3" w:rsidRDefault="006B24A3" w:rsidP="0046384C">
      <w:pPr>
        <w:spacing w:line="480" w:lineRule="auto"/>
        <w:contextualSpacing/>
        <w:rPr>
          <w:rFonts w:ascii="Times New Roman" w:hAnsi="Times New Roman" w:cs="Times New Roman"/>
        </w:rPr>
      </w:pPr>
    </w:p>
    <w:p w14:paraId="3208ECC9" w14:textId="77777777" w:rsidR="006B24A3" w:rsidRDefault="006B24A3" w:rsidP="0046384C">
      <w:pPr>
        <w:spacing w:line="480" w:lineRule="auto"/>
        <w:contextualSpacing/>
        <w:rPr>
          <w:rFonts w:ascii="Times New Roman" w:hAnsi="Times New Roman" w:cs="Times New Roman"/>
        </w:rPr>
      </w:pPr>
    </w:p>
    <w:p w14:paraId="49A13E17" w14:textId="77777777" w:rsidR="006B24A3" w:rsidRDefault="006B24A3" w:rsidP="0046384C">
      <w:pPr>
        <w:spacing w:line="480" w:lineRule="auto"/>
        <w:contextualSpacing/>
        <w:rPr>
          <w:rFonts w:ascii="Times New Roman" w:hAnsi="Times New Roman" w:cs="Times New Roman"/>
        </w:rPr>
      </w:pPr>
    </w:p>
    <w:p w14:paraId="793727DB" w14:textId="77777777" w:rsidR="006B24A3" w:rsidRDefault="006B24A3" w:rsidP="0046384C">
      <w:pPr>
        <w:spacing w:line="480" w:lineRule="auto"/>
        <w:contextualSpacing/>
        <w:rPr>
          <w:rFonts w:ascii="Times New Roman" w:hAnsi="Times New Roman" w:cs="Times New Roman"/>
        </w:rPr>
      </w:pPr>
    </w:p>
    <w:p w14:paraId="4540F2C3" w14:textId="77777777" w:rsidR="006B24A3" w:rsidRDefault="006B24A3" w:rsidP="0046384C">
      <w:pPr>
        <w:spacing w:line="480" w:lineRule="auto"/>
        <w:contextualSpacing/>
        <w:rPr>
          <w:rFonts w:ascii="Times New Roman" w:hAnsi="Times New Roman" w:cs="Times New Roman"/>
        </w:rPr>
      </w:pPr>
    </w:p>
    <w:p w14:paraId="044AEE1C" w14:textId="77777777" w:rsidR="006B24A3" w:rsidRDefault="006B24A3" w:rsidP="0046384C">
      <w:pPr>
        <w:spacing w:line="480" w:lineRule="auto"/>
        <w:contextualSpacing/>
        <w:rPr>
          <w:rFonts w:ascii="Times New Roman" w:hAnsi="Times New Roman" w:cs="Times New Roman"/>
        </w:rPr>
      </w:pPr>
    </w:p>
    <w:p w14:paraId="13F528E9" w14:textId="779ABB67" w:rsidR="0046384C" w:rsidRDefault="0046384C" w:rsidP="0046384C">
      <w:pPr>
        <w:spacing w:line="480" w:lineRule="auto"/>
        <w:contextualSpacing/>
        <w:jc w:val="center"/>
        <w:rPr>
          <w:rFonts w:ascii="Times New Roman" w:hAnsi="Times New Roman" w:cs="Times New Roman"/>
        </w:rPr>
      </w:pPr>
      <w:r>
        <w:rPr>
          <w:rFonts w:ascii="Times New Roman" w:hAnsi="Times New Roman" w:cs="Times New Roman"/>
        </w:rPr>
        <w:t xml:space="preserve">“How saliva becomes a cue </w:t>
      </w:r>
      <w:r w:rsidR="00192A04">
        <w:rPr>
          <w:rFonts w:ascii="Times New Roman" w:hAnsi="Times New Roman" w:cs="Times New Roman"/>
        </w:rPr>
        <w:t xml:space="preserve">for </w:t>
      </w:r>
      <w:r>
        <w:rPr>
          <w:rFonts w:ascii="Times New Roman" w:hAnsi="Times New Roman" w:cs="Times New Roman"/>
        </w:rPr>
        <w:t>comfort”</w:t>
      </w:r>
    </w:p>
    <w:bookmarkEnd w:id="0"/>
    <w:p w14:paraId="0D7D5475" w14:textId="404397AE" w:rsidR="0046384C" w:rsidRPr="00FE0E55" w:rsidRDefault="0046384C" w:rsidP="00887846">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192A04">
        <w:rPr>
          <w:rFonts w:ascii="Times New Roman" w:eastAsia="Times New Roman" w:hAnsi="Times New Roman" w:cs="Times New Roman"/>
        </w:rPr>
        <w:t>To make sense of the social world, preverbal infants must learn to detect social relationships and evaluate their strength</w:t>
      </w:r>
      <w:r w:rsidR="006338B8">
        <w:rPr>
          <w:rFonts w:ascii="Times New Roman" w:eastAsia="Times New Roman" w:hAnsi="Times New Roman" w:cs="Times New Roman"/>
        </w:rPr>
        <w:t>,</w:t>
      </w:r>
      <w:r w:rsidR="00192A04">
        <w:rPr>
          <w:rFonts w:ascii="Times New Roman" w:eastAsia="Times New Roman" w:hAnsi="Times New Roman" w:cs="Times New Roman"/>
        </w:rPr>
        <w:t xml:space="preserve"> or “thickness.” </w:t>
      </w:r>
      <w:r w:rsidR="00EC1432" w:rsidRPr="00EC1432">
        <w:rPr>
          <w:rFonts w:ascii="Times New Roman" w:eastAsia="Times New Roman" w:hAnsi="Times New Roman" w:cs="Times New Roman"/>
        </w:rPr>
        <w:t>Thick relationships—such as those among immediate family members—are marked by</w:t>
      </w:r>
      <w:r w:rsidR="004574E7">
        <w:rPr>
          <w:rFonts w:ascii="Times New Roman" w:eastAsia="Times New Roman" w:hAnsi="Times New Roman" w:cs="Times New Roman"/>
        </w:rPr>
        <w:t xml:space="preserve"> strong levels of</w:t>
      </w:r>
      <w:r w:rsidR="00EC1432" w:rsidRPr="00EC1432">
        <w:rPr>
          <w:rFonts w:ascii="Times New Roman" w:eastAsia="Times New Roman" w:hAnsi="Times New Roman" w:cs="Times New Roman"/>
        </w:rPr>
        <w:t xml:space="preserve"> attachment, loyalty, obligation, and mutual responsiveness (Thomas, 2024; Thomas et al., 2022). </w:t>
      </w:r>
      <w:r w:rsidR="006338B8">
        <w:rPr>
          <w:rFonts w:ascii="Times New Roman" w:eastAsia="Times New Roman" w:hAnsi="Times New Roman" w:cs="Times New Roman"/>
        </w:rPr>
        <w:t xml:space="preserve">Distinguishing thick relationships from thinner ones enables infants to predict how people are likely </w:t>
      </w:r>
      <w:r w:rsidR="006338B8" w:rsidRPr="00FE0E55">
        <w:rPr>
          <w:rFonts w:ascii="Times New Roman" w:eastAsia="Times New Roman" w:hAnsi="Times New Roman" w:cs="Times New Roman"/>
        </w:rPr>
        <w:t xml:space="preserve">to behave. </w:t>
      </w:r>
      <w:r w:rsidR="004574E7" w:rsidRPr="00FE0E55">
        <w:rPr>
          <w:rFonts w:ascii="Times New Roman" w:eastAsia="Times New Roman" w:hAnsi="Times New Roman" w:cs="Times New Roman"/>
        </w:rPr>
        <w:t xml:space="preserve">For example, a father might be expected to </w:t>
      </w:r>
      <w:r w:rsidR="004B59BB" w:rsidRPr="00FE0E55">
        <w:rPr>
          <w:rFonts w:ascii="Times New Roman" w:eastAsia="Times New Roman" w:hAnsi="Times New Roman" w:cs="Times New Roman"/>
        </w:rPr>
        <w:t>comfort his own child</w:t>
      </w:r>
      <w:r w:rsidR="004574E7" w:rsidRPr="00FE0E55">
        <w:rPr>
          <w:rFonts w:ascii="Times New Roman" w:eastAsia="Times New Roman" w:hAnsi="Times New Roman" w:cs="Times New Roman"/>
        </w:rPr>
        <w:t xml:space="preserve">, but </w:t>
      </w:r>
      <w:r w:rsidR="004B59BB" w:rsidRPr="00FE0E55">
        <w:rPr>
          <w:rFonts w:ascii="Times New Roman" w:eastAsia="Times New Roman" w:hAnsi="Times New Roman" w:cs="Times New Roman"/>
        </w:rPr>
        <w:t>not</w:t>
      </w:r>
      <w:r w:rsidR="004574E7" w:rsidRPr="00FE0E55">
        <w:rPr>
          <w:rFonts w:ascii="Times New Roman" w:eastAsia="Times New Roman" w:hAnsi="Times New Roman" w:cs="Times New Roman"/>
        </w:rPr>
        <w:t xml:space="preserve"> </w:t>
      </w:r>
      <w:r w:rsidR="000355C4" w:rsidRPr="00FE0E55">
        <w:rPr>
          <w:rFonts w:ascii="Times New Roman" w:eastAsia="Times New Roman" w:hAnsi="Times New Roman" w:cs="Times New Roman"/>
        </w:rPr>
        <w:t>another child</w:t>
      </w:r>
      <w:r w:rsidR="004574E7" w:rsidRPr="00FE0E55">
        <w:rPr>
          <w:rFonts w:ascii="Times New Roman" w:eastAsia="Times New Roman" w:hAnsi="Times New Roman" w:cs="Times New Roman"/>
        </w:rPr>
        <w:t>.</w:t>
      </w:r>
      <w:r w:rsidR="004B59BB" w:rsidRPr="00FE0E55">
        <w:rPr>
          <w:rFonts w:ascii="Times New Roman" w:eastAsia="Times New Roman" w:hAnsi="Times New Roman" w:cs="Times New Roman"/>
        </w:rPr>
        <w:t xml:space="preserve"> </w:t>
      </w:r>
      <w:r w:rsidR="00FE0E55" w:rsidRPr="00A836C2">
        <w:rPr>
          <w:rFonts w:ascii="Times New Roman" w:eastAsia="Times New Roman" w:hAnsi="Times New Roman" w:cs="Times New Roman"/>
        </w:rPr>
        <w:t xml:space="preserve">However, despite the clear social utility of detecting thick relationships, the developmental origins of this ability are poorly understood. </w:t>
      </w:r>
    </w:p>
    <w:p w14:paraId="1C1DBB56" w14:textId="565D7039" w:rsidR="0046384C" w:rsidRDefault="00E92C34" w:rsidP="0046384C">
      <w:pPr>
        <w:spacing w:line="480" w:lineRule="auto"/>
        <w:ind w:firstLine="720"/>
        <w:contextualSpacing/>
        <w:rPr>
          <w:rFonts w:ascii="Times New Roman" w:eastAsia="Times New Roman" w:hAnsi="Times New Roman" w:cs="Times New Roman"/>
        </w:rPr>
      </w:pPr>
      <w:r w:rsidRPr="00B54CD6">
        <w:rPr>
          <w:rFonts w:ascii="Times New Roman" w:eastAsia="Times New Roman" w:hAnsi="Times New Roman" w:cs="Times New Roman"/>
        </w:rPr>
        <w:t xml:space="preserve">One </w:t>
      </w:r>
      <w:r w:rsidR="00A06DE1">
        <w:rPr>
          <w:rFonts w:ascii="Times New Roman" w:eastAsia="Times New Roman" w:hAnsi="Times New Roman" w:cs="Times New Roman"/>
        </w:rPr>
        <w:t>account suggests</w:t>
      </w:r>
      <w:r w:rsidRPr="00357E16">
        <w:rPr>
          <w:rFonts w:ascii="Times New Roman" w:eastAsia="Times New Roman" w:hAnsi="Times New Roman" w:cs="Times New Roman"/>
        </w:rPr>
        <w:t xml:space="preserve"> that</w:t>
      </w:r>
      <w:r>
        <w:rPr>
          <w:rFonts w:ascii="Times New Roman" w:eastAsia="Times New Roman" w:hAnsi="Times New Roman" w:cs="Times New Roman"/>
        </w:rPr>
        <w:t xml:space="preserve"> infants</w:t>
      </w:r>
      <w:r w:rsidR="0046384C">
        <w:rPr>
          <w:rFonts w:ascii="Times New Roman" w:eastAsia="Times New Roman" w:hAnsi="Times New Roman" w:cs="Times New Roman"/>
        </w:rPr>
        <w:t xml:space="preserve"> infer </w:t>
      </w:r>
      <w:r w:rsidR="004562C3">
        <w:rPr>
          <w:rFonts w:ascii="Times New Roman" w:eastAsia="Times New Roman" w:hAnsi="Times New Roman" w:cs="Times New Roman"/>
        </w:rPr>
        <w:t>the strength of social relationships</w:t>
      </w:r>
      <w:r w:rsidR="005D1D71" w:rsidRPr="005D1D71">
        <w:rPr>
          <w:rFonts w:ascii="Times New Roman" w:eastAsia="Times New Roman" w:hAnsi="Times New Roman" w:cs="Times New Roman"/>
        </w:rPr>
        <w:t xml:space="preserve"> </w:t>
      </w:r>
      <w:r w:rsidR="005D1D71">
        <w:rPr>
          <w:rFonts w:ascii="Times New Roman" w:eastAsia="Times New Roman" w:hAnsi="Times New Roman" w:cs="Times New Roman"/>
        </w:rPr>
        <w:t>by observing external cues</w:t>
      </w:r>
      <w:r w:rsidR="0046384C">
        <w:rPr>
          <w:rFonts w:ascii="Times New Roman" w:eastAsia="Times New Roman" w:hAnsi="Times New Roman" w:cs="Times New Roman"/>
        </w:rPr>
        <w:t>. A promising candidate for such a cue is saliva</w:t>
      </w:r>
      <w:r>
        <w:rPr>
          <w:rFonts w:ascii="Times New Roman" w:eastAsia="Times New Roman" w:hAnsi="Times New Roman" w:cs="Times New Roman"/>
        </w:rPr>
        <w:t xml:space="preserve"> sharing</w:t>
      </w:r>
      <w:r w:rsidR="0046384C">
        <w:rPr>
          <w:rFonts w:ascii="Times New Roman" w:eastAsia="Times New Roman" w:hAnsi="Times New Roman" w:cs="Times New Roman"/>
        </w:rPr>
        <w:t xml:space="preserve">. </w:t>
      </w:r>
      <w:r>
        <w:rPr>
          <w:rFonts w:ascii="Times New Roman" w:eastAsia="Times New Roman" w:hAnsi="Times New Roman" w:cs="Times New Roman"/>
        </w:rPr>
        <w:t>People in thick relationships frequently share saliva via shared food</w:t>
      </w:r>
      <w:r w:rsidR="00357E16">
        <w:rPr>
          <w:rFonts w:ascii="Times New Roman" w:eastAsia="Times New Roman" w:hAnsi="Times New Roman" w:cs="Times New Roman"/>
        </w:rPr>
        <w:t>,</w:t>
      </w:r>
      <w:r>
        <w:rPr>
          <w:rFonts w:ascii="Times New Roman" w:eastAsia="Times New Roman" w:hAnsi="Times New Roman" w:cs="Times New Roman"/>
        </w:rPr>
        <w:t xml:space="preserve"> beverages</w:t>
      </w:r>
      <w:r w:rsidR="00357E16">
        <w:rPr>
          <w:rFonts w:ascii="Times New Roman" w:eastAsia="Times New Roman" w:hAnsi="Times New Roman" w:cs="Times New Roman"/>
        </w:rPr>
        <w:t>,</w:t>
      </w:r>
      <w:r>
        <w:rPr>
          <w:rFonts w:ascii="Times New Roman" w:eastAsia="Times New Roman" w:hAnsi="Times New Roman" w:cs="Times New Roman"/>
        </w:rPr>
        <w:t xml:space="preserve"> and utensils</w:t>
      </w:r>
      <w:r w:rsidR="00E260A2">
        <w:rPr>
          <w:rFonts w:ascii="Times New Roman" w:eastAsia="Times New Roman" w:hAnsi="Times New Roman" w:cs="Times New Roman"/>
        </w:rPr>
        <w:t>,</w:t>
      </w:r>
      <w:r>
        <w:rPr>
          <w:rFonts w:ascii="Times New Roman" w:eastAsia="Times New Roman" w:hAnsi="Times New Roman" w:cs="Times New Roman"/>
        </w:rPr>
        <w:t xml:space="preserve"> </w:t>
      </w:r>
      <w:r w:rsidR="00E260A2">
        <w:rPr>
          <w:rFonts w:ascii="Times New Roman" w:eastAsia="Times New Roman" w:hAnsi="Times New Roman" w:cs="Times New Roman"/>
        </w:rPr>
        <w:t xml:space="preserve">whereas those in thinner relationships typically </w:t>
      </w:r>
      <w:r w:rsidR="004562C3">
        <w:rPr>
          <w:rFonts w:ascii="Times New Roman" w:eastAsia="Times New Roman" w:hAnsi="Times New Roman" w:cs="Times New Roman"/>
        </w:rPr>
        <w:t xml:space="preserve">do not. </w:t>
      </w:r>
      <w:commentRangeStart w:id="1"/>
      <w:commentRangeStart w:id="2"/>
      <w:commentRangeStart w:id="3"/>
      <w:r w:rsidR="0046384C">
        <w:rPr>
          <w:rFonts w:ascii="Times New Roman" w:eastAsia="Times New Roman" w:hAnsi="Times New Roman" w:cs="Times New Roman"/>
        </w:rPr>
        <w:t xml:space="preserve">There are at least two reasons why saliva sharing </w:t>
      </w:r>
      <w:r w:rsidR="00F71062">
        <w:rPr>
          <w:rFonts w:ascii="Times New Roman" w:eastAsia="Times New Roman" w:hAnsi="Times New Roman" w:cs="Times New Roman"/>
        </w:rPr>
        <w:t>represents</w:t>
      </w:r>
      <w:r w:rsidR="00EF7ABC">
        <w:rPr>
          <w:rFonts w:ascii="Times New Roman" w:eastAsia="Times New Roman" w:hAnsi="Times New Roman" w:cs="Times New Roman"/>
        </w:rPr>
        <w:t xml:space="preserve"> a</w:t>
      </w:r>
      <w:r w:rsidR="0046384C">
        <w:rPr>
          <w:rFonts w:ascii="Times New Roman" w:eastAsia="Times New Roman" w:hAnsi="Times New Roman" w:cs="Times New Roman"/>
        </w:rPr>
        <w:t xml:space="preserve"> promising cue. </w:t>
      </w:r>
      <w:r w:rsidR="00B54CD6">
        <w:rPr>
          <w:rFonts w:ascii="Times New Roman" w:eastAsia="Times New Roman" w:hAnsi="Times New Roman" w:cs="Times New Roman"/>
        </w:rPr>
        <w:t>First, saliva sharing</w:t>
      </w:r>
      <w:r w:rsidR="0046384C">
        <w:rPr>
          <w:rFonts w:ascii="Times New Roman" w:eastAsia="Times New Roman" w:hAnsi="Times New Roman" w:cs="Times New Roman"/>
        </w:rPr>
        <w:t xml:space="preserve"> may </w:t>
      </w:r>
      <w:r w:rsidR="00B54CD6">
        <w:rPr>
          <w:rFonts w:ascii="Times New Roman" w:eastAsia="Times New Roman" w:hAnsi="Times New Roman" w:cs="Times New Roman"/>
        </w:rPr>
        <w:t>predict</w:t>
      </w:r>
      <w:r w:rsidR="0046384C">
        <w:rPr>
          <w:rFonts w:ascii="Times New Roman" w:eastAsia="Times New Roman" w:hAnsi="Times New Roman" w:cs="Times New Roman"/>
        </w:rPr>
        <w:t xml:space="preserve"> other actions. For example, individuals who share saliva should be more likely than non-saliva-sharers to invest in one another, be emotionally responsive, provide comfort and care during illness or distress, engage in physical affection, and cooperate in everyday tasks.</w:t>
      </w:r>
      <w:commentRangeEnd w:id="1"/>
      <w:r w:rsidR="004562C3">
        <w:rPr>
          <w:rStyle w:val="CommentReference"/>
        </w:rPr>
        <w:commentReference w:id="1"/>
      </w:r>
      <w:commentRangeEnd w:id="2"/>
      <w:r w:rsidR="005D1D71">
        <w:rPr>
          <w:rStyle w:val="CommentReference"/>
        </w:rPr>
        <w:commentReference w:id="2"/>
      </w:r>
      <w:commentRangeEnd w:id="3"/>
      <w:r w:rsidR="000368FB">
        <w:rPr>
          <w:rStyle w:val="CommentReference"/>
        </w:rPr>
        <w:commentReference w:id="3"/>
      </w:r>
      <w:r w:rsidR="0046384C">
        <w:rPr>
          <w:rFonts w:ascii="Times New Roman" w:eastAsia="Times New Roman" w:hAnsi="Times New Roman" w:cs="Times New Roman"/>
        </w:rPr>
        <w:t xml:space="preserve"> </w:t>
      </w:r>
      <w:r w:rsidR="005D1D71">
        <w:rPr>
          <w:rFonts w:ascii="Times New Roman" w:eastAsia="Times New Roman" w:hAnsi="Times New Roman" w:cs="Times New Roman"/>
        </w:rPr>
        <w:t>S</w:t>
      </w:r>
      <w:r w:rsidR="0046384C">
        <w:rPr>
          <w:rFonts w:ascii="Times New Roman" w:eastAsia="Times New Roman" w:hAnsi="Times New Roman" w:cs="Times New Roman"/>
        </w:rPr>
        <w:t xml:space="preserve">econd, </w:t>
      </w:r>
      <w:r w:rsidR="005D1D71">
        <w:rPr>
          <w:rFonts w:ascii="Times New Roman" w:eastAsia="Times New Roman" w:hAnsi="Times New Roman" w:cs="Times New Roman"/>
        </w:rPr>
        <w:t>unlike other</w:t>
      </w:r>
      <w:r w:rsidR="0046384C">
        <w:rPr>
          <w:rFonts w:ascii="Times New Roman" w:eastAsia="Times New Roman" w:hAnsi="Times New Roman" w:cs="Times New Roman"/>
        </w:rPr>
        <w:t xml:space="preserve"> culturally specific practices that can signal relationship closeness (e.g., bowing, cheek-kissing, etc.), saliva sharing occurs across all of the </w:t>
      </w:r>
      <w:commentRangeStart w:id="4"/>
      <w:commentRangeStart w:id="5"/>
      <w:r w:rsidR="0046384C">
        <w:rPr>
          <w:rFonts w:ascii="Times New Roman" w:eastAsia="Times New Roman" w:hAnsi="Times New Roman" w:cs="Times New Roman"/>
        </w:rPr>
        <w:t>world’s cultures</w:t>
      </w:r>
      <w:commentRangeEnd w:id="4"/>
      <w:r w:rsidR="005D1D71">
        <w:rPr>
          <w:rStyle w:val="CommentReference"/>
        </w:rPr>
        <w:commentReference w:id="4"/>
      </w:r>
      <w:commentRangeEnd w:id="5"/>
      <w:r w:rsidR="00E7020B">
        <w:rPr>
          <w:rStyle w:val="CommentReference"/>
        </w:rPr>
        <w:commentReference w:id="5"/>
      </w:r>
      <w:r w:rsidR="000368FB">
        <w:rPr>
          <w:rFonts w:ascii="Times New Roman" w:eastAsia="Times New Roman" w:hAnsi="Times New Roman" w:cs="Times New Roman"/>
        </w:rPr>
        <w:t xml:space="preserve"> (e.g., Thomas et al., 2022)</w:t>
      </w:r>
      <w:r w:rsidR="005D1D71">
        <w:rPr>
          <w:rFonts w:ascii="Times New Roman" w:eastAsia="Times New Roman" w:hAnsi="Times New Roman" w:cs="Times New Roman"/>
        </w:rPr>
        <w:t xml:space="preserve">. Thus, saliva sharing may be a </w:t>
      </w:r>
      <w:r w:rsidR="0046384C">
        <w:rPr>
          <w:rFonts w:ascii="Times New Roman" w:eastAsia="Times New Roman" w:hAnsi="Times New Roman" w:cs="Times New Roman"/>
        </w:rPr>
        <w:t xml:space="preserve">universal indicator </w:t>
      </w:r>
      <w:r w:rsidR="005D1D71">
        <w:rPr>
          <w:rFonts w:ascii="Times New Roman" w:eastAsia="Times New Roman" w:hAnsi="Times New Roman" w:cs="Times New Roman"/>
        </w:rPr>
        <w:t xml:space="preserve">of </w:t>
      </w:r>
      <w:r w:rsidR="0046384C">
        <w:rPr>
          <w:rFonts w:ascii="Times New Roman" w:eastAsia="Times New Roman" w:hAnsi="Times New Roman" w:cs="Times New Roman"/>
        </w:rPr>
        <w:t>thick relation</w:t>
      </w:r>
      <w:r w:rsidR="005D1D71">
        <w:rPr>
          <w:rFonts w:ascii="Times New Roman" w:eastAsia="Times New Roman" w:hAnsi="Times New Roman" w:cs="Times New Roman"/>
        </w:rPr>
        <w:t>ships</w:t>
      </w:r>
      <w:r w:rsidR="0046384C">
        <w:rPr>
          <w:rFonts w:ascii="Times New Roman" w:eastAsia="Times New Roman" w:hAnsi="Times New Roman" w:cs="Times New Roman"/>
        </w:rPr>
        <w:t xml:space="preserve">. </w:t>
      </w:r>
    </w:p>
    <w:p w14:paraId="3BA899E0" w14:textId="56E939A7" w:rsidR="0046384C" w:rsidRDefault="00516B4F"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recent </w:t>
      </w:r>
      <w:ins w:id="6" w:author="Benton, Deon" w:date="2025-10-10T10:34:00Z" w16du:dateUtc="2025-10-10T15:34:00Z">
        <w:r w:rsidR="000368FB">
          <w:rPr>
            <w:rFonts w:ascii="Times New Roman" w:eastAsia="Times New Roman" w:hAnsi="Times New Roman" w:cs="Times New Roman"/>
          </w:rPr>
          <w:t>study</w:t>
        </w:r>
      </w:ins>
      <w:ins w:id="7" w:author="Hoch, Justine" w:date="2025-10-01T16:56:00Z" w16du:dateUtc="2025-10-01T21:56:00Z">
        <w:r w:rsidR="00CE04E3">
          <w:rPr>
            <w:rFonts w:ascii="Times New Roman" w:eastAsia="Times New Roman" w:hAnsi="Times New Roman" w:cs="Times New Roman"/>
          </w:rPr>
          <w:t xml:space="preserve"> </w:t>
        </w:r>
      </w:ins>
      <w:r>
        <w:rPr>
          <w:rFonts w:ascii="Times New Roman" w:eastAsia="Times New Roman" w:hAnsi="Times New Roman" w:cs="Times New Roman"/>
        </w:rPr>
        <w:t xml:space="preserve">published in </w:t>
      </w:r>
      <w:r>
        <w:rPr>
          <w:rFonts w:ascii="Times New Roman" w:eastAsia="Times New Roman" w:hAnsi="Times New Roman" w:cs="Times New Roman"/>
          <w:i/>
          <w:iCs/>
        </w:rPr>
        <w:t xml:space="preserve">Science </w:t>
      </w:r>
      <w:r>
        <w:rPr>
          <w:rFonts w:ascii="Times New Roman" w:eastAsia="Times New Roman" w:hAnsi="Times New Roman" w:cs="Times New Roman"/>
        </w:rPr>
        <w:t>by Thomas et al. (2022) tested</w:t>
      </w:r>
      <w:r w:rsidR="0046384C">
        <w:rPr>
          <w:rFonts w:ascii="Times New Roman" w:eastAsia="Times New Roman" w:hAnsi="Times New Roman" w:cs="Times New Roman"/>
        </w:rPr>
        <w:t xml:space="preserve"> whether infants treat saliva sharing as a cue </w:t>
      </w:r>
      <w:r w:rsidR="00A06DE1">
        <w:rPr>
          <w:rFonts w:ascii="Times New Roman" w:eastAsia="Times New Roman" w:hAnsi="Times New Roman" w:cs="Times New Roman"/>
        </w:rPr>
        <w:t xml:space="preserve">for </w:t>
      </w:r>
      <w:r w:rsidR="0046384C">
        <w:rPr>
          <w:rFonts w:ascii="Times New Roman" w:eastAsia="Times New Roman" w:hAnsi="Times New Roman" w:cs="Times New Roman"/>
        </w:rPr>
        <w:t>relationship thickness</w:t>
      </w:r>
      <w:r>
        <w:rPr>
          <w:rFonts w:ascii="Times New Roman" w:eastAsia="Times New Roman" w:hAnsi="Times New Roman" w:cs="Times New Roman"/>
        </w:rPr>
        <w:t xml:space="preserve"> </w:t>
      </w:r>
      <w:r w:rsidR="00E260A2">
        <w:rPr>
          <w:rFonts w:ascii="Times New Roman" w:eastAsia="Times New Roman" w:hAnsi="Times New Roman" w:cs="Times New Roman"/>
        </w:rPr>
        <w:t xml:space="preserve">by testing whether infants </w:t>
      </w:r>
      <w:r w:rsidR="00E260A2" w:rsidRPr="00A578FB">
        <w:rPr>
          <w:rFonts w:ascii="Times New Roman" w:hAnsi="Times New Roman" w:cs="Times New Roman"/>
        </w:rPr>
        <w:t xml:space="preserve">expect individuals </w:t>
      </w:r>
      <w:r w:rsidR="00E260A2" w:rsidRPr="00A578FB">
        <w:rPr>
          <w:rFonts w:ascii="Times New Roman" w:hAnsi="Times New Roman" w:cs="Times New Roman"/>
        </w:rPr>
        <w:lastRenderedPageBreak/>
        <w:t xml:space="preserve">who </w:t>
      </w:r>
      <w:r w:rsidR="00E260A2">
        <w:rPr>
          <w:rFonts w:ascii="Times New Roman" w:hAnsi="Times New Roman" w:cs="Times New Roman"/>
        </w:rPr>
        <w:t xml:space="preserve">previously </w:t>
      </w:r>
      <w:r w:rsidR="00E260A2" w:rsidRPr="00A578FB">
        <w:rPr>
          <w:rFonts w:ascii="Times New Roman" w:hAnsi="Times New Roman" w:cs="Times New Roman"/>
        </w:rPr>
        <w:t xml:space="preserve">shared saliva to comfort one another </w:t>
      </w:r>
      <w:r w:rsidR="00E260A2">
        <w:rPr>
          <w:rFonts w:ascii="Times New Roman" w:hAnsi="Times New Roman" w:cs="Times New Roman"/>
        </w:rPr>
        <w:t>when</w:t>
      </w:r>
      <w:r w:rsidR="00E260A2" w:rsidRPr="00A578FB">
        <w:rPr>
          <w:rFonts w:ascii="Times New Roman" w:hAnsi="Times New Roman" w:cs="Times New Roman"/>
        </w:rPr>
        <w:t xml:space="preserve"> distress</w:t>
      </w:r>
      <w:r w:rsidR="00E260A2">
        <w:rPr>
          <w:rFonts w:ascii="Times New Roman" w:hAnsi="Times New Roman" w:cs="Times New Roman"/>
        </w:rPr>
        <w:t>ed</w:t>
      </w:r>
      <w:r>
        <w:rPr>
          <w:rFonts w:ascii="Times New Roman" w:eastAsia="Times New Roman" w:hAnsi="Times New Roman" w:cs="Times New Roman"/>
        </w:rPr>
        <w:t xml:space="preserve">. </w:t>
      </w:r>
      <w:r w:rsidR="0046384C">
        <w:rPr>
          <w:rFonts w:ascii="Times New Roman" w:eastAsia="Times New Roman" w:hAnsi="Times New Roman" w:cs="Times New Roman"/>
        </w:rPr>
        <w:t xml:space="preserve">Although Thomas et al. (2022) </w:t>
      </w:r>
      <w:r w:rsidR="00CE04E3">
        <w:rPr>
          <w:rFonts w:ascii="Times New Roman" w:eastAsia="Times New Roman" w:hAnsi="Times New Roman" w:cs="Times New Roman"/>
        </w:rPr>
        <w:t>also tested older children, we</w:t>
      </w:r>
      <w:r w:rsidR="00E260A2">
        <w:rPr>
          <w:rFonts w:ascii="Times New Roman" w:eastAsia="Times New Roman" w:hAnsi="Times New Roman" w:cs="Times New Roman"/>
        </w:rPr>
        <w:t xml:space="preserve"> focus on infant</w:t>
      </w:r>
      <w:r w:rsidR="008C3751">
        <w:rPr>
          <w:rFonts w:ascii="Times New Roman" w:eastAsia="Times New Roman" w:hAnsi="Times New Roman" w:cs="Times New Roman"/>
        </w:rPr>
        <w:t xml:space="preserve">s who cannot rely on explicit instruction. In </w:t>
      </w:r>
      <w:r w:rsidR="00A06DE1">
        <w:rPr>
          <w:rFonts w:ascii="Times New Roman" w:eastAsia="Times New Roman" w:hAnsi="Times New Roman" w:cs="Times New Roman"/>
        </w:rPr>
        <w:t xml:space="preserve">Thomas et al.’s </w:t>
      </w:r>
      <w:r w:rsidR="008C3751">
        <w:rPr>
          <w:rFonts w:ascii="Times New Roman" w:eastAsia="Times New Roman" w:hAnsi="Times New Roman" w:cs="Times New Roman"/>
        </w:rPr>
        <w:t>primary experiment</w:t>
      </w:r>
      <w:r w:rsidR="0046384C">
        <w:rPr>
          <w:rFonts w:ascii="Times New Roman" w:eastAsia="Times New Roman" w:hAnsi="Times New Roman" w:cs="Times New Roman"/>
        </w:rPr>
        <w:t xml:space="preserve"> (i.e., Exp. 2B), 8</w:t>
      </w:r>
      <w:r w:rsidR="008C3751">
        <w:rPr>
          <w:rFonts w:ascii="Times New Roman" w:eastAsia="Times New Roman" w:hAnsi="Times New Roman" w:cs="Times New Roman"/>
        </w:rPr>
        <w:t>.5</w:t>
      </w:r>
      <w:r w:rsidR="0046384C">
        <w:rPr>
          <w:rFonts w:ascii="Times New Roman" w:eastAsia="Times New Roman" w:hAnsi="Times New Roman" w:cs="Times New Roman"/>
        </w:rPr>
        <w:t xml:space="preserve">- to 10-month-old infants </w:t>
      </w:r>
      <w:r w:rsidR="008C3751">
        <w:rPr>
          <w:rFonts w:ascii="Times New Roman" w:eastAsia="Times New Roman" w:hAnsi="Times New Roman" w:cs="Times New Roman"/>
        </w:rPr>
        <w:t>saw a puppet interact with two actresses. The puppet shared saliva with the first actress by eating from the same orange slice. The puppet</w:t>
      </w:r>
      <w:r w:rsidR="008E59BE">
        <w:rPr>
          <w:rFonts w:ascii="Times New Roman" w:eastAsia="Times New Roman" w:hAnsi="Times New Roman" w:cs="Times New Roman"/>
        </w:rPr>
        <w:t xml:space="preserve"> shared a ball with the second actress but did not share saliva. Then, infants saw the same puppet positioned between the two actresses on the screen. The puppet </w:t>
      </w:r>
      <w:r w:rsidR="000368FB">
        <w:rPr>
          <w:rFonts w:ascii="Times New Roman" w:eastAsia="Times New Roman" w:hAnsi="Times New Roman" w:cs="Times New Roman"/>
        </w:rPr>
        <w:t xml:space="preserve">then </w:t>
      </w:r>
      <w:r w:rsidR="008E59BE">
        <w:rPr>
          <w:rFonts w:ascii="Times New Roman" w:eastAsia="Times New Roman" w:hAnsi="Times New Roman" w:cs="Times New Roman"/>
        </w:rPr>
        <w:t xml:space="preserve">exhibited distress </w:t>
      </w:r>
      <w:r w:rsidR="000368FB">
        <w:rPr>
          <w:rFonts w:ascii="Times New Roman" w:eastAsia="Times New Roman" w:hAnsi="Times New Roman" w:cs="Times New Roman"/>
        </w:rPr>
        <w:t>by crying</w:t>
      </w:r>
      <w:r w:rsidR="008E59BE">
        <w:rPr>
          <w:rFonts w:ascii="Times New Roman" w:eastAsia="Times New Roman" w:hAnsi="Times New Roman" w:cs="Times New Roman"/>
        </w:rPr>
        <w:t>.</w:t>
      </w:r>
      <w:r w:rsidR="0046384C">
        <w:rPr>
          <w:rFonts w:ascii="Times New Roman" w:eastAsia="Times New Roman" w:hAnsi="Times New Roman" w:cs="Times New Roman"/>
        </w:rPr>
        <w:t xml:space="preserve"> As the puppet cried, both actresses turned towards the puppet. Thomas et al. (</w:t>
      </w:r>
      <w:r w:rsidR="003E7415">
        <w:rPr>
          <w:rFonts w:ascii="Times New Roman" w:eastAsia="Times New Roman" w:hAnsi="Times New Roman" w:cs="Times New Roman"/>
        </w:rPr>
        <w:t>2022</w:t>
      </w:r>
      <w:r w:rsidR="0046384C">
        <w:rPr>
          <w:rFonts w:ascii="Times New Roman" w:eastAsia="Times New Roman" w:hAnsi="Times New Roman" w:cs="Times New Roman"/>
        </w:rPr>
        <w:t xml:space="preserve">) reasoned that if infants expected saliva-sharers to comfort one another when distressed, </w:t>
      </w:r>
      <w:r w:rsidR="00A06DE1">
        <w:rPr>
          <w:rFonts w:ascii="Times New Roman" w:eastAsia="Times New Roman" w:hAnsi="Times New Roman" w:cs="Times New Roman"/>
        </w:rPr>
        <w:t xml:space="preserve">infants </w:t>
      </w:r>
      <w:r w:rsidR="0046384C">
        <w:rPr>
          <w:rFonts w:ascii="Times New Roman" w:eastAsia="Times New Roman" w:hAnsi="Times New Roman" w:cs="Times New Roman"/>
        </w:rPr>
        <w:t xml:space="preserve">should look </w:t>
      </w:r>
      <w:r w:rsidR="008E59BE">
        <w:rPr>
          <w:rFonts w:ascii="Times New Roman" w:eastAsia="Times New Roman" w:hAnsi="Times New Roman" w:cs="Times New Roman"/>
        </w:rPr>
        <w:t xml:space="preserve">first </w:t>
      </w:r>
      <w:r w:rsidR="0046384C">
        <w:rPr>
          <w:rFonts w:ascii="Times New Roman" w:eastAsia="Times New Roman" w:hAnsi="Times New Roman" w:cs="Times New Roman"/>
        </w:rPr>
        <w:t xml:space="preserve">and </w:t>
      </w:r>
      <w:r w:rsidR="008E59BE">
        <w:rPr>
          <w:rFonts w:ascii="Times New Roman" w:eastAsia="Times New Roman" w:hAnsi="Times New Roman" w:cs="Times New Roman"/>
        </w:rPr>
        <w:t xml:space="preserve">longest </w:t>
      </w:r>
      <w:r w:rsidR="0046384C">
        <w:rPr>
          <w:rFonts w:ascii="Times New Roman" w:eastAsia="Times New Roman" w:hAnsi="Times New Roman" w:cs="Times New Roman"/>
        </w:rPr>
        <w:t xml:space="preserve">at the actress </w:t>
      </w:r>
      <w:r w:rsidR="005D1D71">
        <w:rPr>
          <w:rFonts w:ascii="Times New Roman" w:eastAsia="Times New Roman" w:hAnsi="Times New Roman" w:cs="Times New Roman"/>
        </w:rPr>
        <w:t xml:space="preserve">who </w:t>
      </w:r>
      <w:r w:rsidR="0046384C">
        <w:rPr>
          <w:rFonts w:ascii="Times New Roman" w:eastAsia="Times New Roman" w:hAnsi="Times New Roman" w:cs="Times New Roman"/>
        </w:rPr>
        <w:t>ate from the same orange slice as the puppet</w:t>
      </w:r>
      <w:r w:rsidR="005D1D71">
        <w:rPr>
          <w:rFonts w:ascii="Times New Roman" w:eastAsia="Times New Roman" w:hAnsi="Times New Roman" w:cs="Times New Roman"/>
        </w:rPr>
        <w:t>—</w:t>
      </w:r>
      <w:r w:rsidR="008E59BE">
        <w:rPr>
          <w:rFonts w:ascii="Times New Roman" w:eastAsia="Times New Roman" w:hAnsi="Times New Roman" w:cs="Times New Roman"/>
        </w:rPr>
        <w:t>and t</w:t>
      </w:r>
      <w:r w:rsidR="0046384C">
        <w:rPr>
          <w:rFonts w:ascii="Times New Roman" w:eastAsia="Times New Roman" w:hAnsi="Times New Roman" w:cs="Times New Roman"/>
        </w:rPr>
        <w:t xml:space="preserve">his is </w:t>
      </w:r>
      <w:r w:rsidR="005D1D71">
        <w:rPr>
          <w:rFonts w:ascii="Times New Roman" w:eastAsia="Times New Roman" w:hAnsi="Times New Roman" w:cs="Times New Roman"/>
        </w:rPr>
        <w:t xml:space="preserve">exactly </w:t>
      </w:r>
      <w:r w:rsidR="0046384C">
        <w:rPr>
          <w:rFonts w:ascii="Times New Roman" w:eastAsia="Times New Roman" w:hAnsi="Times New Roman" w:cs="Times New Roman"/>
        </w:rPr>
        <w:t xml:space="preserve">what </w:t>
      </w:r>
      <w:r w:rsidR="008E59BE">
        <w:rPr>
          <w:rFonts w:ascii="Times New Roman" w:eastAsia="Times New Roman" w:hAnsi="Times New Roman" w:cs="Times New Roman"/>
        </w:rPr>
        <w:t>they</w:t>
      </w:r>
      <w:r w:rsidR="0046384C">
        <w:rPr>
          <w:rFonts w:ascii="Times New Roman" w:eastAsia="Times New Roman" w:hAnsi="Times New Roman" w:cs="Times New Roman"/>
        </w:rPr>
        <w:t xml:space="preserve"> found. </w:t>
      </w:r>
    </w:p>
    <w:p w14:paraId="4E23F2BA" w14:textId="197F5C20" w:rsidR="0046384C" w:rsidRDefault="00F57650"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To test whether infants’ expectations were specific to previous saliva-sharing partners, rather than a general expectation that saliva-sharers comfort </w:t>
      </w:r>
      <w:r w:rsidR="0046384C" w:rsidRPr="003C0B14">
        <w:rPr>
          <w:rFonts w:ascii="Times New Roman" w:eastAsia="Times New Roman" w:hAnsi="Times New Roman" w:cs="Times New Roman"/>
          <w:i/>
          <w:iCs/>
        </w:rPr>
        <w:t>anyone</w:t>
      </w:r>
      <w:r w:rsidR="0046384C">
        <w:rPr>
          <w:rFonts w:ascii="Times New Roman" w:eastAsia="Times New Roman" w:hAnsi="Times New Roman" w:cs="Times New Roman"/>
        </w:rPr>
        <w:t xml:space="preserve"> in distress</w:t>
      </w:r>
      <w:r w:rsidR="00A06DE1">
        <w:rPr>
          <w:rFonts w:ascii="Times New Roman" w:eastAsia="Times New Roman" w:hAnsi="Times New Roman" w:cs="Times New Roman"/>
        </w:rPr>
        <w:t>, T</w:t>
      </w:r>
      <w:r w:rsidR="0046384C">
        <w:rPr>
          <w:rFonts w:ascii="Times New Roman" w:eastAsia="Times New Roman" w:hAnsi="Times New Roman" w:cs="Times New Roman"/>
        </w:rPr>
        <w:t xml:space="preserve">homas et al. (2022) </w:t>
      </w:r>
      <w:r>
        <w:rPr>
          <w:rFonts w:ascii="Times New Roman" w:eastAsia="Times New Roman" w:hAnsi="Times New Roman" w:cs="Times New Roman"/>
        </w:rPr>
        <w:t>repeated</w:t>
      </w:r>
      <w:r w:rsidR="00A06DE1">
        <w:rPr>
          <w:rFonts w:ascii="Times New Roman" w:eastAsia="Times New Roman" w:hAnsi="Times New Roman" w:cs="Times New Roman"/>
        </w:rPr>
        <w:t xml:space="preserve"> the initial study but replaced </w:t>
      </w:r>
      <w:r w:rsidR="0046384C">
        <w:rPr>
          <w:rFonts w:ascii="Times New Roman" w:eastAsia="Times New Roman" w:hAnsi="Times New Roman" w:cs="Times New Roman"/>
        </w:rPr>
        <w:t xml:space="preserve">the original puppet with a new puppet </w:t>
      </w:r>
      <w:r w:rsidR="00B54C74">
        <w:rPr>
          <w:rFonts w:ascii="Times New Roman" w:eastAsia="Times New Roman" w:hAnsi="Times New Roman" w:cs="Times New Roman"/>
        </w:rPr>
        <w:t xml:space="preserve">at the beginning of </w:t>
      </w:r>
      <w:r w:rsidR="0046384C">
        <w:rPr>
          <w:rFonts w:ascii="Times New Roman" w:eastAsia="Times New Roman" w:hAnsi="Times New Roman" w:cs="Times New Roman"/>
        </w:rPr>
        <w:t>the distress event</w:t>
      </w:r>
      <w:r w:rsidR="00A06DE1">
        <w:rPr>
          <w:rFonts w:ascii="Times New Roman" w:eastAsia="Times New Roman" w:hAnsi="Times New Roman" w:cs="Times New Roman"/>
        </w:rPr>
        <w:t xml:space="preserve"> (Experiment 2D)</w:t>
      </w:r>
      <w:r w:rsidR="0046384C">
        <w:rPr>
          <w:rFonts w:ascii="Times New Roman" w:eastAsia="Times New Roman" w:hAnsi="Times New Roman" w:cs="Times New Roman"/>
        </w:rPr>
        <w:t xml:space="preserve">. </w:t>
      </w:r>
      <w:r w:rsidR="00A06DE1">
        <w:rPr>
          <w:rFonts w:ascii="Times New Roman" w:eastAsia="Times New Roman" w:hAnsi="Times New Roman" w:cs="Times New Roman"/>
        </w:rPr>
        <w:t xml:space="preserve">When the new puppet was in distress, </w:t>
      </w:r>
      <w:r w:rsidR="0046384C">
        <w:rPr>
          <w:rFonts w:ascii="Times New Roman" w:eastAsia="Times New Roman" w:hAnsi="Times New Roman" w:cs="Times New Roman"/>
        </w:rPr>
        <w:t xml:space="preserve">infants looked equally long at both actresses. </w:t>
      </w:r>
      <w:r w:rsidR="00EF242E">
        <w:rPr>
          <w:rFonts w:ascii="Times New Roman" w:eastAsia="Times New Roman" w:hAnsi="Times New Roman" w:cs="Times New Roman"/>
        </w:rPr>
        <w:t>The findings from these two studies</w:t>
      </w:r>
      <w:r w:rsidR="00A06DE1">
        <w:rPr>
          <w:rFonts w:ascii="Times New Roman" w:eastAsia="Times New Roman" w:hAnsi="Times New Roman" w:cs="Times New Roman"/>
        </w:rPr>
        <w:t xml:space="preserve"> </w:t>
      </w:r>
      <w:r w:rsidR="00C54CAD">
        <w:rPr>
          <w:rFonts w:ascii="Times New Roman" w:eastAsia="Times New Roman" w:hAnsi="Times New Roman" w:cs="Times New Roman"/>
        </w:rPr>
        <w:t>suggest</w:t>
      </w:r>
      <w:r w:rsidR="0046384C">
        <w:rPr>
          <w:rFonts w:ascii="Times New Roman" w:eastAsia="Times New Roman" w:hAnsi="Times New Roman" w:cs="Times New Roman"/>
        </w:rPr>
        <w:t xml:space="preserve"> that infants expect saliva-sharers to comfort their saliva-sharing </w:t>
      </w:r>
      <w:proofErr w:type="gramStart"/>
      <w:r w:rsidR="0046384C">
        <w:rPr>
          <w:rFonts w:ascii="Times New Roman" w:eastAsia="Times New Roman" w:hAnsi="Times New Roman" w:cs="Times New Roman"/>
        </w:rPr>
        <w:t>partners</w:t>
      </w:r>
      <w:r w:rsidR="00156EF7">
        <w:rPr>
          <w:rFonts w:ascii="Times New Roman" w:eastAsia="Times New Roman" w:hAnsi="Times New Roman" w:cs="Times New Roman"/>
        </w:rPr>
        <w:t>,</w:t>
      </w:r>
      <w:r w:rsidR="0046384C">
        <w:rPr>
          <w:rFonts w:ascii="Times New Roman" w:eastAsia="Times New Roman" w:hAnsi="Times New Roman" w:cs="Times New Roman"/>
        </w:rPr>
        <w:t xml:space="preserve"> </w:t>
      </w:r>
      <w:r w:rsidR="00156EF7">
        <w:rPr>
          <w:rFonts w:ascii="Times New Roman" w:eastAsia="Times New Roman" w:hAnsi="Times New Roman" w:cs="Times New Roman"/>
        </w:rPr>
        <w:t>but</w:t>
      </w:r>
      <w:proofErr w:type="gramEnd"/>
      <w:r w:rsidR="00156EF7">
        <w:rPr>
          <w:rFonts w:ascii="Times New Roman" w:eastAsia="Times New Roman" w:hAnsi="Times New Roman" w:cs="Times New Roman"/>
        </w:rPr>
        <w:t xml:space="preserve"> not</w:t>
      </w:r>
      <w:r w:rsidR="0046384C">
        <w:rPr>
          <w:rFonts w:ascii="Times New Roman" w:eastAsia="Times New Roman" w:hAnsi="Times New Roman" w:cs="Times New Roman"/>
        </w:rPr>
        <w:t xml:space="preserve"> distressed individuals generally. </w:t>
      </w:r>
    </w:p>
    <w:p w14:paraId="5423A6EE" w14:textId="2C5207C6" w:rsidR="0046384C" w:rsidRDefault="00003428"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a third experiment</w:t>
      </w:r>
      <w:r w:rsidR="00F55B9F">
        <w:rPr>
          <w:rFonts w:ascii="Times New Roman" w:eastAsia="Times New Roman" w:hAnsi="Times New Roman" w:cs="Times New Roman"/>
        </w:rPr>
        <w:t xml:space="preserve"> (</w:t>
      </w:r>
      <w:r w:rsidR="0046384C">
        <w:rPr>
          <w:rFonts w:ascii="Times New Roman" w:eastAsia="Times New Roman" w:hAnsi="Times New Roman" w:cs="Times New Roman"/>
        </w:rPr>
        <w:t>Experiment 3B</w:t>
      </w:r>
      <w:r w:rsidR="00F55B9F">
        <w:rPr>
          <w:rFonts w:ascii="Times New Roman" w:eastAsia="Times New Roman" w:hAnsi="Times New Roman" w:cs="Times New Roman"/>
        </w:rPr>
        <w:t>)</w:t>
      </w:r>
      <w:r w:rsidR="0046384C" w:rsidRPr="007C6C81">
        <w:rPr>
          <w:rFonts w:ascii="Times New Roman" w:eastAsia="Times New Roman" w:hAnsi="Times New Roman" w:cs="Times New Roman"/>
        </w:rPr>
        <w:t>, Thomas et al. (2022)</w:t>
      </w:r>
      <w:r w:rsidR="0046384C">
        <w:rPr>
          <w:rFonts w:ascii="Times New Roman" w:eastAsia="Times New Roman" w:hAnsi="Times New Roman" w:cs="Times New Roman"/>
        </w:rPr>
        <w:t xml:space="preserve"> tested whether infants’ behavior in the previous experiments </w:t>
      </w:r>
      <w:r>
        <w:rPr>
          <w:rFonts w:ascii="Times New Roman" w:eastAsia="Times New Roman" w:hAnsi="Times New Roman" w:cs="Times New Roman"/>
        </w:rPr>
        <w:t xml:space="preserve">was specifically </w:t>
      </w:r>
      <w:r w:rsidR="0046384C">
        <w:rPr>
          <w:rFonts w:ascii="Times New Roman" w:eastAsia="Times New Roman" w:hAnsi="Times New Roman" w:cs="Times New Roman"/>
        </w:rPr>
        <w:t>due to</w:t>
      </w:r>
      <w:r w:rsidR="0046384C" w:rsidRPr="007C6C81">
        <w:rPr>
          <w:rFonts w:ascii="Times New Roman" w:eastAsia="Times New Roman" w:hAnsi="Times New Roman" w:cs="Times New Roman"/>
        </w:rPr>
        <w:t xml:space="preserve"> </w:t>
      </w:r>
      <w:r w:rsidR="0046384C">
        <w:rPr>
          <w:rFonts w:ascii="Times New Roman" w:eastAsia="Times New Roman" w:hAnsi="Times New Roman" w:cs="Times New Roman"/>
        </w:rPr>
        <w:t xml:space="preserve">saliva sharing </w:t>
      </w:r>
      <w:r>
        <w:rPr>
          <w:rFonts w:ascii="Times New Roman" w:eastAsia="Times New Roman" w:hAnsi="Times New Roman" w:cs="Times New Roman"/>
        </w:rPr>
        <w:t>(rather than food sharing)</w:t>
      </w:r>
      <w:r w:rsidR="0046384C">
        <w:rPr>
          <w:rFonts w:ascii="Times New Roman" w:eastAsia="Times New Roman" w:hAnsi="Times New Roman" w:cs="Times New Roman"/>
        </w:rPr>
        <w:t xml:space="preserve">. </w:t>
      </w:r>
      <w:r>
        <w:rPr>
          <w:rFonts w:ascii="Times New Roman" w:eastAsia="Times New Roman" w:hAnsi="Times New Roman" w:cs="Times New Roman"/>
        </w:rPr>
        <w:t>They showed</w:t>
      </w:r>
      <w:r w:rsidR="0046384C">
        <w:rPr>
          <w:rFonts w:ascii="Times New Roman" w:eastAsia="Times New Roman" w:hAnsi="Times New Roman" w:cs="Times New Roman"/>
        </w:rPr>
        <w:t xml:space="preserve"> infants a video </w:t>
      </w:r>
      <w:r>
        <w:rPr>
          <w:rFonts w:ascii="Times New Roman" w:eastAsia="Times New Roman" w:hAnsi="Times New Roman" w:cs="Times New Roman"/>
        </w:rPr>
        <w:t>of a</w:t>
      </w:r>
      <w:r w:rsidR="0046384C">
        <w:rPr>
          <w:rFonts w:ascii="Times New Roman" w:eastAsia="Times New Roman" w:hAnsi="Times New Roman" w:cs="Times New Roman"/>
        </w:rPr>
        <w:t xml:space="preserve"> central actress flanked by two puppets</w:t>
      </w:r>
      <w:r>
        <w:rPr>
          <w:rFonts w:ascii="Times New Roman" w:eastAsia="Times New Roman" w:hAnsi="Times New Roman" w:cs="Times New Roman"/>
        </w:rPr>
        <w:t xml:space="preserve">. First, the actress </w:t>
      </w:r>
      <w:r w:rsidR="0046384C">
        <w:rPr>
          <w:rFonts w:ascii="Times New Roman" w:eastAsia="Times New Roman" w:hAnsi="Times New Roman" w:cs="Times New Roman"/>
        </w:rPr>
        <w:t xml:space="preserve">placed her finger into her mouth, rotated it, and then placed it into one of the puppet’s mouths. </w:t>
      </w:r>
      <w:r w:rsidR="00EF242E" w:rsidRPr="00C54CAD">
        <w:rPr>
          <w:rFonts w:ascii="Times New Roman" w:eastAsia="Times New Roman" w:hAnsi="Times New Roman" w:cs="Times New Roman"/>
        </w:rPr>
        <w:t>Next,</w:t>
      </w:r>
      <w:r w:rsidRPr="00EF242E">
        <w:rPr>
          <w:rFonts w:ascii="Times New Roman" w:eastAsia="Times New Roman" w:hAnsi="Times New Roman" w:cs="Times New Roman"/>
        </w:rPr>
        <w:t xml:space="preserve"> t</w:t>
      </w:r>
      <w:r w:rsidR="0046384C" w:rsidRPr="00EF242E">
        <w:rPr>
          <w:rFonts w:ascii="Times New Roman" w:eastAsia="Times New Roman" w:hAnsi="Times New Roman" w:cs="Times New Roman"/>
        </w:rPr>
        <w:t>he actress placed</w:t>
      </w:r>
      <w:r w:rsidR="0046384C">
        <w:rPr>
          <w:rFonts w:ascii="Times New Roman" w:eastAsia="Times New Roman" w:hAnsi="Times New Roman" w:cs="Times New Roman"/>
        </w:rPr>
        <w:t xml:space="preserve"> her finger on her forehead, rotated it, and placed it on the other puppet’s forehead. </w:t>
      </w:r>
      <w:r w:rsidR="00F55B9F">
        <w:rPr>
          <w:rFonts w:ascii="Times New Roman" w:eastAsia="Times New Roman" w:hAnsi="Times New Roman" w:cs="Times New Roman"/>
        </w:rPr>
        <w:t xml:space="preserve">The </w:t>
      </w:r>
      <w:r w:rsidR="00887846">
        <w:rPr>
          <w:rFonts w:ascii="Times New Roman" w:eastAsia="Times New Roman" w:hAnsi="Times New Roman" w:cs="Times New Roman"/>
        </w:rPr>
        <w:t>actress</w:t>
      </w:r>
      <w:r w:rsidR="00F55B9F">
        <w:rPr>
          <w:rFonts w:ascii="Times New Roman" w:eastAsia="Times New Roman" w:hAnsi="Times New Roman" w:cs="Times New Roman"/>
        </w:rPr>
        <w:t xml:space="preserve"> then expressed distress</w:t>
      </w:r>
      <w:r w:rsidR="002C0452">
        <w:rPr>
          <w:rFonts w:ascii="Times New Roman" w:eastAsia="Times New Roman" w:hAnsi="Times New Roman" w:cs="Times New Roman"/>
        </w:rPr>
        <w:t>,</w:t>
      </w:r>
      <w:r w:rsidR="00F55B9F">
        <w:rPr>
          <w:rFonts w:ascii="Times New Roman" w:eastAsia="Times New Roman" w:hAnsi="Times New Roman" w:cs="Times New Roman"/>
        </w:rPr>
        <w:t xml:space="preserve"> and Thomas et al. (2022) measured </w:t>
      </w:r>
      <w:r w:rsidR="0046384C">
        <w:rPr>
          <w:rFonts w:ascii="Times New Roman" w:eastAsia="Times New Roman" w:hAnsi="Times New Roman" w:cs="Times New Roman"/>
        </w:rPr>
        <w:t xml:space="preserve">which </w:t>
      </w:r>
      <w:r w:rsidR="0046384C">
        <w:rPr>
          <w:rFonts w:ascii="Times New Roman" w:eastAsia="Times New Roman" w:hAnsi="Times New Roman" w:cs="Times New Roman"/>
        </w:rPr>
        <w:lastRenderedPageBreak/>
        <w:t xml:space="preserve">puppet infants looked </w:t>
      </w:r>
      <w:r w:rsidR="00F55B9F">
        <w:rPr>
          <w:rFonts w:ascii="Times New Roman" w:eastAsia="Times New Roman" w:hAnsi="Times New Roman" w:cs="Times New Roman"/>
        </w:rPr>
        <w:t xml:space="preserve">at </w:t>
      </w:r>
      <w:r>
        <w:rPr>
          <w:rFonts w:ascii="Times New Roman" w:eastAsia="Times New Roman" w:hAnsi="Times New Roman" w:cs="Times New Roman"/>
        </w:rPr>
        <w:t xml:space="preserve">first </w:t>
      </w:r>
      <w:r w:rsidR="00F55B9F">
        <w:rPr>
          <w:rFonts w:ascii="Times New Roman" w:eastAsia="Times New Roman" w:hAnsi="Times New Roman" w:cs="Times New Roman"/>
        </w:rPr>
        <w:t xml:space="preserve">and </w:t>
      </w:r>
      <w:r>
        <w:rPr>
          <w:rFonts w:ascii="Times New Roman" w:eastAsia="Times New Roman" w:hAnsi="Times New Roman" w:cs="Times New Roman"/>
        </w:rPr>
        <w:t>longest</w:t>
      </w:r>
      <w:r w:rsidR="0046384C">
        <w:rPr>
          <w:rFonts w:ascii="Times New Roman" w:eastAsia="Times New Roman" w:hAnsi="Times New Roman" w:cs="Times New Roman"/>
        </w:rPr>
        <w:t xml:space="preserve">. Although infants’ first looks were split evenly between both puppets, </w:t>
      </w:r>
      <w:r w:rsidR="00636EC2">
        <w:rPr>
          <w:rFonts w:ascii="Times New Roman" w:eastAsia="Times New Roman" w:hAnsi="Times New Roman" w:cs="Times New Roman"/>
        </w:rPr>
        <w:t xml:space="preserve">infants </w:t>
      </w:r>
      <w:r w:rsidR="00EF242E">
        <w:rPr>
          <w:rFonts w:ascii="Times New Roman" w:eastAsia="Times New Roman" w:hAnsi="Times New Roman" w:cs="Times New Roman"/>
        </w:rPr>
        <w:t>looked</w:t>
      </w:r>
      <w:r w:rsidR="0046384C">
        <w:rPr>
          <w:rFonts w:ascii="Times New Roman" w:eastAsia="Times New Roman" w:hAnsi="Times New Roman" w:cs="Times New Roman"/>
        </w:rPr>
        <w:t xml:space="preserve"> longer at the puppet with whom the actress shared saliva. </w:t>
      </w:r>
      <w:r w:rsidR="0046384C" w:rsidRPr="00CB59D1">
        <w:rPr>
          <w:rFonts w:ascii="Times New Roman" w:eastAsia="Times New Roman" w:hAnsi="Times New Roman" w:cs="Times New Roman"/>
        </w:rPr>
        <w:t>Thomas et al. (2022) interpreted these findings</w:t>
      </w:r>
      <w:r w:rsidR="0046384C">
        <w:rPr>
          <w:rFonts w:ascii="Times New Roman" w:eastAsia="Times New Roman" w:hAnsi="Times New Roman" w:cs="Times New Roman"/>
        </w:rPr>
        <w:t xml:space="preserve">—which were </w:t>
      </w:r>
      <w:r w:rsidR="00F149BE">
        <w:rPr>
          <w:rFonts w:ascii="Times New Roman" w:eastAsia="Times New Roman" w:hAnsi="Times New Roman" w:cs="Times New Roman"/>
        </w:rPr>
        <w:t xml:space="preserve">partially </w:t>
      </w:r>
      <w:r w:rsidR="0046384C">
        <w:rPr>
          <w:rFonts w:ascii="Times New Roman" w:eastAsia="Times New Roman" w:hAnsi="Times New Roman" w:cs="Times New Roman"/>
        </w:rPr>
        <w:t>replicated</w:t>
      </w:r>
      <w:r w:rsidR="00EF242E">
        <w:rPr>
          <w:rFonts w:ascii="Times New Roman" w:eastAsia="Times New Roman" w:hAnsi="Times New Roman" w:cs="Times New Roman"/>
        </w:rPr>
        <w:t xml:space="preserve"> by</w:t>
      </w:r>
      <w:r w:rsidR="00F149BE">
        <w:rPr>
          <w:rFonts w:ascii="Times New Roman" w:eastAsia="Times New Roman" w:hAnsi="Times New Roman" w:cs="Times New Roman"/>
        </w:rPr>
        <w:t xml:space="preserve"> Ciftci et al. (2025)—to mean</w:t>
      </w:r>
      <w:r w:rsidR="0046384C" w:rsidRPr="00CB59D1">
        <w:rPr>
          <w:rFonts w:ascii="Times New Roman" w:eastAsia="Times New Roman" w:hAnsi="Times New Roman" w:cs="Times New Roman"/>
        </w:rPr>
        <w:t xml:space="preserve"> that</w:t>
      </w:r>
      <w:r w:rsidR="0046384C">
        <w:rPr>
          <w:rFonts w:ascii="Times New Roman" w:eastAsia="Times New Roman" w:hAnsi="Times New Roman" w:cs="Times New Roman"/>
        </w:rPr>
        <w:t xml:space="preserve"> preverbal infants </w:t>
      </w:r>
      <w:r w:rsidR="00EF242E">
        <w:rPr>
          <w:rFonts w:ascii="Times New Roman" w:eastAsia="Times New Roman" w:hAnsi="Times New Roman" w:cs="Times New Roman"/>
        </w:rPr>
        <w:t xml:space="preserve">specifically </w:t>
      </w:r>
      <w:r w:rsidR="0046384C">
        <w:rPr>
          <w:rFonts w:ascii="Times New Roman" w:eastAsia="Times New Roman" w:hAnsi="Times New Roman" w:cs="Times New Roman"/>
        </w:rPr>
        <w:t xml:space="preserve">use saliva sharing </w:t>
      </w:r>
      <w:r w:rsidR="00636EC2">
        <w:rPr>
          <w:rFonts w:ascii="Times New Roman" w:eastAsia="Times New Roman" w:hAnsi="Times New Roman" w:cs="Times New Roman"/>
        </w:rPr>
        <w:t>to predict who should provide comfort to whom</w:t>
      </w:r>
      <w:r w:rsidR="002F406A">
        <w:rPr>
          <w:rFonts w:ascii="Times New Roman" w:eastAsia="Times New Roman" w:hAnsi="Times New Roman" w:cs="Times New Roman"/>
        </w:rPr>
        <w:t xml:space="preserve">. </w:t>
      </w:r>
    </w:p>
    <w:p w14:paraId="76C7DEBC" w14:textId="50B0B09D" w:rsidR="0046384C" w:rsidRDefault="0046384C" w:rsidP="009A6121">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Although Thomas et al. (2022) suggest that there may be an evolutionary basis for the expectation that </w:t>
      </w:r>
      <w:r w:rsidR="000C6B49">
        <w:rPr>
          <w:rFonts w:ascii="Times New Roman" w:eastAsia="Times New Roman" w:hAnsi="Times New Roman" w:cs="Times New Roman"/>
        </w:rPr>
        <w:t>saliva-sharers comfort one another</w:t>
      </w:r>
      <w:r>
        <w:rPr>
          <w:rFonts w:ascii="Times New Roman" w:eastAsia="Times New Roman" w:hAnsi="Times New Roman" w:cs="Times New Roman"/>
        </w:rPr>
        <w:t xml:space="preserve">, they remain largely agnostic about its developmental origins. </w:t>
      </w:r>
      <w:r w:rsidR="000C6B49">
        <w:rPr>
          <w:rFonts w:ascii="Times New Roman" w:eastAsia="Times New Roman" w:hAnsi="Times New Roman" w:cs="Times New Roman"/>
        </w:rPr>
        <w:t xml:space="preserve">Here, our goal </w:t>
      </w:r>
      <w:r>
        <w:rPr>
          <w:rFonts w:ascii="Times New Roman" w:eastAsia="Times New Roman" w:hAnsi="Times New Roman" w:cs="Times New Roman"/>
        </w:rPr>
        <w:t>is to provide a</w:t>
      </w:r>
      <w:r w:rsidR="00585F4E">
        <w:rPr>
          <w:rFonts w:ascii="Times New Roman" w:eastAsia="Times New Roman" w:hAnsi="Times New Roman" w:cs="Times New Roman"/>
        </w:rPr>
        <w:t xml:space="preserve"> mechanistic</w:t>
      </w:r>
      <w:r>
        <w:rPr>
          <w:rFonts w:ascii="Times New Roman" w:eastAsia="Times New Roman" w:hAnsi="Times New Roman" w:cs="Times New Roman"/>
        </w:rPr>
        <w:t xml:space="preserve"> account of</w:t>
      </w:r>
      <w:r w:rsidR="002F406A">
        <w:rPr>
          <w:rFonts w:ascii="Times New Roman" w:eastAsia="Times New Roman" w:hAnsi="Times New Roman" w:cs="Times New Roman"/>
        </w:rPr>
        <w:t xml:space="preserve"> how saliva sharing comes </w:t>
      </w:r>
      <w:commentRangeStart w:id="8"/>
      <w:commentRangeStart w:id="9"/>
      <w:r w:rsidR="002F406A">
        <w:rPr>
          <w:rFonts w:ascii="Times New Roman" w:eastAsia="Times New Roman" w:hAnsi="Times New Roman" w:cs="Times New Roman"/>
        </w:rPr>
        <w:t>to predict</w:t>
      </w:r>
      <w:r w:rsidR="00585F4E">
        <w:rPr>
          <w:rFonts w:ascii="Times New Roman" w:eastAsia="Times New Roman" w:hAnsi="Times New Roman" w:cs="Times New Roman"/>
        </w:rPr>
        <w:t xml:space="preserve"> comfort</w:t>
      </w:r>
      <w:del w:id="10" w:author="Benton, Deon" w:date="2025-10-10T10:53:00Z" w16du:dateUtc="2025-10-10T15:53:00Z">
        <w:r w:rsidR="00585F4E" w:rsidDel="00C54CAD">
          <w:rPr>
            <w:rFonts w:ascii="Times New Roman" w:eastAsia="Times New Roman" w:hAnsi="Times New Roman" w:cs="Times New Roman"/>
          </w:rPr>
          <w:delText xml:space="preserve"> among member of thick relations</w:delText>
        </w:r>
      </w:del>
      <w:ins w:id="11" w:author="Hoch, Justine" w:date="2025-10-07T16:52:00Z" w16du:dateUtc="2025-10-07T21:52:00Z">
        <w:del w:id="12" w:author="Benton, Deon" w:date="2025-10-10T10:53:00Z" w16du:dateUtc="2025-10-10T15:53:00Z">
          <w:r w:rsidR="000C6B49" w:rsidDel="00C54CAD">
            <w:rPr>
              <w:rFonts w:ascii="Times New Roman" w:eastAsia="Times New Roman" w:hAnsi="Times New Roman" w:cs="Times New Roman"/>
            </w:rPr>
            <w:delText xml:space="preserve">and </w:delText>
          </w:r>
        </w:del>
      </w:ins>
      <w:ins w:id="13" w:author="Hoch, Justine" w:date="2025-10-07T16:53:00Z" w16du:dateUtc="2025-10-07T21:53:00Z">
        <w:del w:id="14" w:author="Benton, Deon" w:date="2025-10-10T10:53:00Z" w16du:dateUtc="2025-10-10T15:53:00Z">
          <w:r w:rsidR="000C6B49" w:rsidDel="00C54CAD">
            <w:rPr>
              <w:rFonts w:ascii="Times New Roman" w:eastAsia="Times New Roman" w:hAnsi="Times New Roman" w:cs="Times New Roman"/>
            </w:rPr>
            <w:delText>signal</w:delText>
          </w:r>
        </w:del>
      </w:ins>
      <w:ins w:id="15" w:author="Hoch, Justine" w:date="2025-10-07T16:52:00Z" w16du:dateUtc="2025-10-07T21:52:00Z">
        <w:del w:id="16" w:author="Benton, Deon" w:date="2025-10-10T10:53:00Z" w16du:dateUtc="2025-10-10T15:53:00Z">
          <w:r w:rsidR="000C6B49" w:rsidDel="00C54CAD">
            <w:rPr>
              <w:rFonts w:ascii="Times New Roman" w:eastAsia="Times New Roman" w:hAnsi="Times New Roman" w:cs="Times New Roman"/>
            </w:rPr>
            <w:delText xml:space="preserve"> thick relationships</w:delText>
          </w:r>
        </w:del>
      </w:ins>
      <w:commentRangeEnd w:id="8"/>
      <w:ins w:id="17" w:author="Hoch, Justine" w:date="2025-10-07T16:55:00Z" w16du:dateUtc="2025-10-07T21:55:00Z">
        <w:del w:id="18" w:author="Benton, Deon" w:date="2025-10-10T10:53:00Z" w16du:dateUtc="2025-10-10T15:53:00Z">
          <w:r w:rsidR="000C6B49" w:rsidDel="00C54CAD">
            <w:rPr>
              <w:rStyle w:val="CommentReference"/>
            </w:rPr>
            <w:commentReference w:id="8"/>
          </w:r>
        </w:del>
      </w:ins>
      <w:commentRangeEnd w:id="9"/>
      <w:del w:id="19" w:author="Benton, Deon" w:date="2025-10-10T10:53:00Z" w16du:dateUtc="2025-10-10T15:53:00Z">
        <w:r w:rsidR="00C54CAD" w:rsidDel="00C54CAD">
          <w:rPr>
            <w:rStyle w:val="CommentReference"/>
          </w:rPr>
          <w:commentReference w:id="9"/>
        </w:r>
      </w:del>
      <w:r w:rsidR="00585F4E">
        <w:rPr>
          <w:rFonts w:ascii="Times New Roman" w:eastAsia="Times New Roman" w:hAnsi="Times New Roman" w:cs="Times New Roman"/>
        </w:rPr>
        <w:t>.</w:t>
      </w:r>
      <w:del w:id="20" w:author="Benton, Deon" w:date="2025-10-10T10:55:00Z" w16du:dateUtc="2025-10-10T15:55:00Z">
        <w:r w:rsidDel="00A10E32">
          <w:rPr>
            <w:rFonts w:ascii="Times New Roman" w:eastAsia="Times New Roman" w:hAnsi="Times New Roman" w:cs="Times New Roman"/>
          </w:rPr>
          <w:delText xml:space="preserve"> </w:delText>
        </w:r>
      </w:del>
      <w:ins w:id="21" w:author="Benton, Deon" w:date="2025-10-10T10:55:00Z" w16du:dateUtc="2025-10-10T15:55:00Z">
        <w:r w:rsidR="00A10E32">
          <w:rPr>
            <w:rFonts w:ascii="Times New Roman" w:eastAsia="Times New Roman" w:hAnsi="Times New Roman" w:cs="Times New Roman"/>
          </w:rPr>
          <w:t xml:space="preserve"> </w:t>
        </w:r>
      </w:ins>
      <w:ins w:id="22" w:author="Benton, Deon" w:date="2025-10-10T10:53:00Z" w16du:dateUtc="2025-10-10T15:53:00Z">
        <w:r w:rsidR="00C54CAD" w:rsidRPr="00C54CAD">
          <w:rPr>
            <w:rFonts w:ascii="Times New Roman" w:eastAsia="Times New Roman" w:hAnsi="Times New Roman" w:cs="Times New Roman"/>
          </w:rPr>
          <w:t>.</w:t>
        </w:r>
      </w:ins>
      <w:r>
        <w:rPr>
          <w:rFonts w:ascii="Times New Roman" w:eastAsia="Times New Roman" w:hAnsi="Times New Roman" w:cs="Times New Roman"/>
        </w:rPr>
        <w:t xml:space="preserve">Our central argument </w:t>
      </w:r>
      <w:r w:rsidR="003D2A5E">
        <w:rPr>
          <w:rFonts w:ascii="Times New Roman" w:eastAsia="Times New Roman" w:hAnsi="Times New Roman" w:cs="Times New Roman"/>
        </w:rPr>
        <w:t>is</w:t>
      </w:r>
      <w:r>
        <w:rPr>
          <w:rFonts w:ascii="Times New Roman" w:eastAsia="Times New Roman" w:hAnsi="Times New Roman" w:cs="Times New Roman"/>
        </w:rPr>
        <w:t xml:space="preserve"> that infants’ looking behaviors in Thomas et al. (2022) can be explained by </w:t>
      </w:r>
      <w:r w:rsidRPr="003E1015">
        <w:rPr>
          <w:rFonts w:ascii="Times New Roman" w:eastAsia="Times New Roman" w:hAnsi="Times New Roman" w:cs="Times New Roman"/>
        </w:rPr>
        <w:t xml:space="preserve">a domain-general associative process that links saliva sharing and comforting </w:t>
      </w:r>
      <w:r w:rsidR="007E089E">
        <w:rPr>
          <w:rFonts w:ascii="Times New Roman" w:eastAsia="Times New Roman" w:hAnsi="Times New Roman" w:cs="Times New Roman"/>
        </w:rPr>
        <w:t>to a</w:t>
      </w:r>
      <w:r w:rsidRPr="003E1015">
        <w:rPr>
          <w:rFonts w:ascii="Times New Roman" w:eastAsia="Times New Roman" w:hAnsi="Times New Roman" w:cs="Times New Roman"/>
        </w:rPr>
        <w:t xml:space="preserve"> common representation</w:t>
      </w:r>
      <w:ins w:id="23" w:author="Benton, Deon" w:date="2025-10-10T10:59:00Z" w16du:dateUtc="2025-10-10T15:59:00Z">
        <w:r w:rsidR="00A10E32">
          <w:rPr>
            <w:rFonts w:ascii="Times New Roman" w:eastAsia="Times New Roman" w:hAnsi="Times New Roman" w:cs="Times New Roman"/>
          </w:rPr>
          <w:t xml:space="preserve"> and</w:t>
        </w:r>
      </w:ins>
      <w:r w:rsidRPr="003E1015">
        <w:rPr>
          <w:rFonts w:ascii="Times New Roman" w:eastAsia="Times New Roman" w:hAnsi="Times New Roman" w:cs="Times New Roman"/>
        </w:rPr>
        <w:t xml:space="preserve"> </w:t>
      </w:r>
      <w:r w:rsidR="007E089E">
        <w:rPr>
          <w:rFonts w:ascii="Times New Roman" w:eastAsia="Times New Roman" w:hAnsi="Times New Roman" w:cs="Times New Roman"/>
        </w:rPr>
        <w:t>that supports bidirectional expectations</w:t>
      </w:r>
      <w:ins w:id="24" w:author="Hoch, Justine" w:date="2025-10-07T16:55:00Z" w16du:dateUtc="2025-10-07T21:55:00Z">
        <w:r w:rsidR="0029682F">
          <w:rPr>
            <w:rFonts w:ascii="Times New Roman" w:eastAsia="Times New Roman" w:hAnsi="Times New Roman" w:cs="Times New Roman"/>
          </w:rPr>
          <w:t xml:space="preserve"> </w:t>
        </w:r>
      </w:ins>
      <w:ins w:id="25" w:author="Benton, Deon" w:date="2025-10-10T10:59:00Z" w16du:dateUtc="2025-10-10T15:59:00Z">
        <w:r w:rsidR="00A10E32">
          <w:rPr>
            <w:rFonts w:ascii="Times New Roman" w:eastAsia="Times New Roman" w:hAnsi="Times New Roman" w:cs="Times New Roman"/>
          </w:rPr>
          <w:t>such that each behavior predicts the other</w:t>
        </w:r>
      </w:ins>
      <w:r w:rsidRPr="00E24D95">
        <w:rPr>
          <w:rFonts w:ascii="Times New Roman" w:eastAsia="Times New Roman" w:hAnsi="Times New Roman" w:cs="Times New Roman"/>
        </w:rPr>
        <w:t>.</w:t>
      </w:r>
      <w:r w:rsidR="009A6121">
        <w:rPr>
          <w:rFonts w:ascii="Times New Roman" w:eastAsia="Times New Roman" w:hAnsi="Times New Roman" w:cs="Times New Roman"/>
        </w:rPr>
        <w:t xml:space="preserve"> </w:t>
      </w:r>
      <w:ins w:id="26" w:author="Benton, Deon" w:date="2025-10-10T10:55:00Z" w16du:dateUtc="2025-10-10T15:55:00Z">
        <w:r w:rsidR="00A10E32">
          <w:rPr>
            <w:rFonts w:ascii="Times New Roman" w:eastAsia="Times New Roman" w:hAnsi="Times New Roman" w:cs="Times New Roman"/>
          </w:rPr>
          <w:t>C</w:t>
        </w:r>
        <w:r w:rsidR="00A10E32" w:rsidRPr="00C54CAD">
          <w:rPr>
            <w:rFonts w:ascii="Times New Roman" w:eastAsia="Times New Roman" w:hAnsi="Times New Roman" w:cs="Times New Roman"/>
          </w:rPr>
          <w:t xml:space="preserve">rucially, </w:t>
        </w:r>
        <w:r w:rsidR="00A10E32">
          <w:rPr>
            <w:rFonts w:ascii="Times New Roman" w:eastAsia="Times New Roman" w:hAnsi="Times New Roman" w:cs="Times New Roman"/>
          </w:rPr>
          <w:t>our account does not assume that</w:t>
        </w:r>
        <w:r w:rsidR="00A10E32" w:rsidRPr="00C54CAD">
          <w:rPr>
            <w:rFonts w:ascii="Times New Roman" w:eastAsia="Times New Roman" w:hAnsi="Times New Roman" w:cs="Times New Roman"/>
          </w:rPr>
          <w:t xml:space="preserve"> infants need a notion of thick relationships to account for the data in Thomas et al. (2022); this data can be explained </w:t>
        </w:r>
        <w:r w:rsidR="00A10E32">
          <w:rPr>
            <w:rFonts w:ascii="Times New Roman" w:eastAsia="Times New Roman" w:hAnsi="Times New Roman" w:cs="Times New Roman"/>
          </w:rPr>
          <w:t>entirely in terms</w:t>
        </w:r>
        <w:r w:rsidR="00A10E32" w:rsidRPr="00C54CAD">
          <w:rPr>
            <w:rFonts w:ascii="Times New Roman" w:eastAsia="Times New Roman" w:hAnsi="Times New Roman" w:cs="Times New Roman"/>
          </w:rPr>
          <w:t xml:space="preserve"> of </w:t>
        </w:r>
      </w:ins>
      <w:ins w:id="27" w:author="Benton, Deon" w:date="2025-10-10T10:56:00Z" w16du:dateUtc="2025-10-10T15:56:00Z">
        <w:r w:rsidR="00A10E32">
          <w:rPr>
            <w:rFonts w:ascii="Times New Roman" w:eastAsia="Times New Roman" w:hAnsi="Times New Roman" w:cs="Times New Roman"/>
          </w:rPr>
          <w:t>a common representation that links</w:t>
        </w:r>
      </w:ins>
      <w:ins w:id="28" w:author="Benton, Deon" w:date="2025-10-10T10:55:00Z" w16du:dateUtc="2025-10-10T15:55:00Z">
        <w:r w:rsidR="00A10E32" w:rsidRPr="00C54CAD">
          <w:rPr>
            <w:rFonts w:ascii="Times New Roman" w:eastAsia="Times New Roman" w:hAnsi="Times New Roman" w:cs="Times New Roman"/>
          </w:rPr>
          <w:t xml:space="preserve"> saliva sharing and comforting</w:t>
        </w:r>
      </w:ins>
      <w:ins w:id="29" w:author="Benton, Deon" w:date="2025-10-10T10:56:00Z" w16du:dateUtc="2025-10-10T15:56:00Z">
        <w:r w:rsidR="00A10E32">
          <w:rPr>
            <w:rFonts w:ascii="Times New Roman" w:eastAsia="Times New Roman" w:hAnsi="Times New Roman" w:cs="Times New Roman"/>
          </w:rPr>
          <w:t xml:space="preserve">. </w:t>
        </w:r>
      </w:ins>
      <w:r w:rsidR="0029682F">
        <w:rPr>
          <w:rFonts w:ascii="Times New Roman" w:eastAsia="Times New Roman" w:hAnsi="Times New Roman" w:cs="Times New Roman"/>
        </w:rPr>
        <w:t>W</w:t>
      </w:r>
      <w:r w:rsidR="009A6121">
        <w:rPr>
          <w:rFonts w:ascii="Times New Roman" w:eastAsia="Times New Roman" w:hAnsi="Times New Roman" w:cs="Times New Roman"/>
        </w:rPr>
        <w:t xml:space="preserve">e show that when </w:t>
      </w:r>
      <w:r w:rsidR="0029682F">
        <w:rPr>
          <w:rFonts w:ascii="Times New Roman" w:eastAsia="Times New Roman" w:hAnsi="Times New Roman" w:cs="Times New Roman"/>
        </w:rPr>
        <w:t xml:space="preserve">this proposal </w:t>
      </w:r>
      <w:r w:rsidR="009A6121">
        <w:rPr>
          <w:rFonts w:ascii="Times New Roman" w:eastAsia="Times New Roman" w:hAnsi="Times New Roman" w:cs="Times New Roman"/>
        </w:rPr>
        <w:t xml:space="preserve">is implemented into a connectionist computational model, it is sufficient to explain infants’ looking behaviors in Thomas et al. (2022). </w:t>
      </w:r>
      <w:r w:rsidR="00D127DC">
        <w:rPr>
          <w:rFonts w:ascii="Times New Roman" w:eastAsia="Times New Roman" w:hAnsi="Times New Roman" w:cs="Times New Roman"/>
        </w:rPr>
        <w:t xml:space="preserve">Although we argue that associative learning can </w:t>
      </w:r>
      <w:r w:rsidR="009A6121">
        <w:rPr>
          <w:rFonts w:ascii="Times New Roman" w:eastAsia="Times New Roman" w:hAnsi="Times New Roman" w:cs="Times New Roman"/>
        </w:rPr>
        <w:t xml:space="preserve">capture Thomas et al.’s (2022) infant data, </w:t>
      </w:r>
      <w:r w:rsidR="00D127DC" w:rsidRPr="00D127DC">
        <w:rPr>
          <w:rFonts w:ascii="Times New Roman" w:eastAsia="Times New Roman" w:hAnsi="Times New Roman" w:cs="Times New Roman"/>
        </w:rPr>
        <w:t xml:space="preserve">this does not preclude </w:t>
      </w:r>
      <w:r w:rsidR="00DB6733">
        <w:rPr>
          <w:rFonts w:ascii="Times New Roman" w:eastAsia="Times New Roman" w:hAnsi="Times New Roman" w:cs="Times New Roman"/>
        </w:rPr>
        <w:t>the existence of an evolved predisposition</w:t>
      </w:r>
      <w:ins w:id="30" w:author="Hoch, Justine" w:date="2025-10-07T16:59:00Z" w16du:dateUtc="2025-10-07T21:59:00Z">
        <w:r w:rsidR="0029682F">
          <w:rPr>
            <w:rFonts w:ascii="Times New Roman" w:eastAsia="Times New Roman" w:hAnsi="Times New Roman" w:cs="Times New Roman"/>
          </w:rPr>
          <w:t xml:space="preserve"> </w:t>
        </w:r>
      </w:ins>
      <w:ins w:id="31" w:author="Benton, Deon" w:date="2025-10-10T10:57:00Z" w16du:dateUtc="2025-10-10T15:57:00Z">
        <w:r w:rsidR="00A10E32">
          <w:rPr>
            <w:rFonts w:ascii="Times New Roman" w:eastAsia="Times New Roman" w:hAnsi="Times New Roman" w:cs="Times New Roman"/>
          </w:rPr>
          <w:t xml:space="preserve">to infer the existence of a thick relationship from saliva sharing. </w:t>
        </w:r>
      </w:ins>
    </w:p>
    <w:p w14:paraId="6CB8D02D" w14:textId="77777777" w:rsidR="0046384C" w:rsidRDefault="0046384C" w:rsidP="0046384C">
      <w:pPr>
        <w:spacing w:line="480" w:lineRule="auto"/>
        <w:ind w:firstLine="720"/>
        <w:contextualSpacing/>
        <w:rPr>
          <w:rFonts w:ascii="Times New Roman" w:eastAsia="Times New Roman" w:hAnsi="Times New Roman" w:cs="Times New Roman"/>
        </w:rPr>
      </w:pPr>
    </w:p>
    <w:p w14:paraId="09172E2F" w14:textId="77777777"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An associative learning account for how saliva sharing comes to be used to indicate comfort</w:t>
      </w:r>
      <w:r>
        <w:rPr>
          <w:rFonts w:ascii="Times New Roman" w:eastAsia="Times New Roman" w:hAnsi="Times New Roman" w:cs="Times New Roman"/>
        </w:rPr>
        <w:t xml:space="preserve"> </w:t>
      </w:r>
    </w:p>
    <w:p w14:paraId="595380D6" w14:textId="68E894A6"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Pr="00E24D95">
        <w:rPr>
          <w:rFonts w:ascii="Times New Roman" w:eastAsia="Times New Roman" w:hAnsi="Times New Roman" w:cs="Times New Roman"/>
        </w:rPr>
        <w:t xml:space="preserve">Our </w:t>
      </w:r>
      <w:r w:rsidR="00AA6835">
        <w:rPr>
          <w:rFonts w:ascii="Times New Roman" w:eastAsia="Times New Roman" w:hAnsi="Times New Roman" w:cs="Times New Roman"/>
        </w:rPr>
        <w:t>central</w:t>
      </w:r>
      <w:r w:rsidR="00AA6835" w:rsidRPr="00E24D95">
        <w:rPr>
          <w:rFonts w:ascii="Times New Roman" w:eastAsia="Times New Roman" w:hAnsi="Times New Roman" w:cs="Times New Roman"/>
        </w:rPr>
        <w:t xml:space="preserve"> </w:t>
      </w:r>
      <w:r w:rsidRPr="00E24D95">
        <w:rPr>
          <w:rFonts w:ascii="Times New Roman" w:eastAsia="Times New Roman" w:hAnsi="Times New Roman" w:cs="Times New Roman"/>
        </w:rPr>
        <w:t>claim is that infants’ expectation</w:t>
      </w:r>
      <w:r w:rsidR="00635830">
        <w:rPr>
          <w:rFonts w:ascii="Times New Roman" w:eastAsia="Times New Roman" w:hAnsi="Times New Roman" w:cs="Times New Roman"/>
        </w:rPr>
        <w:t xml:space="preserve">s about how saliva-sharers should behave are </w:t>
      </w:r>
      <w:r w:rsidRPr="00E24D95">
        <w:rPr>
          <w:rFonts w:ascii="Times New Roman" w:eastAsia="Times New Roman" w:hAnsi="Times New Roman" w:cs="Times New Roman"/>
        </w:rPr>
        <w:t xml:space="preserve">the product of </w:t>
      </w:r>
      <w:r w:rsidR="00635830">
        <w:rPr>
          <w:rFonts w:ascii="Times New Roman" w:eastAsia="Times New Roman" w:hAnsi="Times New Roman" w:cs="Times New Roman"/>
        </w:rPr>
        <w:t xml:space="preserve">their </w:t>
      </w:r>
      <w:r w:rsidRPr="00E24D95">
        <w:rPr>
          <w:rFonts w:ascii="Times New Roman" w:eastAsia="Times New Roman" w:hAnsi="Times New Roman" w:cs="Times New Roman"/>
        </w:rPr>
        <w:t xml:space="preserve">experiences and a domain-general associative learning mechanism that </w:t>
      </w:r>
      <w:r w:rsidRPr="00E24D95">
        <w:rPr>
          <w:rFonts w:ascii="Times New Roman" w:eastAsia="Times New Roman" w:hAnsi="Times New Roman" w:cs="Times New Roman"/>
        </w:rPr>
        <w:lastRenderedPageBreak/>
        <w:t xml:space="preserve">operates over </w:t>
      </w:r>
      <w:ins w:id="32" w:author="Benton, Deon" w:date="2025-10-10T11:01:00Z" w16du:dateUtc="2025-10-10T16:01:00Z">
        <w:r w:rsidR="00A10E32">
          <w:rPr>
            <w:rFonts w:ascii="Times New Roman" w:eastAsia="Times New Roman" w:hAnsi="Times New Roman" w:cs="Times New Roman"/>
          </w:rPr>
          <w:t>them</w:t>
        </w:r>
      </w:ins>
      <w:r w:rsidRPr="00E24D95">
        <w:rPr>
          <w:rFonts w:ascii="Times New Roman" w:eastAsia="Times New Roman" w:hAnsi="Times New Roman" w:cs="Times New Roman"/>
        </w:rPr>
        <w:t xml:space="preserve">. </w:t>
      </w:r>
      <w:r w:rsidR="00D60554">
        <w:rPr>
          <w:rFonts w:ascii="Times New Roman" w:eastAsia="Times New Roman" w:hAnsi="Times New Roman" w:cs="Times New Roman"/>
        </w:rPr>
        <w:t>Put simply,</w:t>
      </w:r>
      <w:r w:rsidR="00CB2729">
        <w:rPr>
          <w:rFonts w:ascii="Times New Roman" w:eastAsia="Times New Roman" w:hAnsi="Times New Roman" w:cs="Times New Roman"/>
        </w:rPr>
        <w:t xml:space="preserve"> </w:t>
      </w:r>
      <w:r w:rsidR="006F6792">
        <w:rPr>
          <w:rFonts w:ascii="Times New Roman" w:eastAsia="Times New Roman" w:hAnsi="Times New Roman" w:cs="Times New Roman"/>
        </w:rPr>
        <w:t>infants</w:t>
      </w:r>
      <w:r w:rsidRPr="00E24D95">
        <w:rPr>
          <w:rFonts w:ascii="Times New Roman" w:eastAsia="Times New Roman" w:hAnsi="Times New Roman" w:cs="Times New Roman"/>
        </w:rPr>
        <w:t xml:space="preserve"> </w:t>
      </w:r>
      <w:r w:rsidR="006F6792">
        <w:rPr>
          <w:rFonts w:ascii="Times New Roman" w:eastAsia="Times New Roman" w:hAnsi="Times New Roman" w:cs="Times New Roman"/>
        </w:rPr>
        <w:t>learn from experience that</w:t>
      </w:r>
      <w:r w:rsidRPr="00E24D95">
        <w:rPr>
          <w:rFonts w:ascii="Times New Roman" w:eastAsia="Times New Roman" w:hAnsi="Times New Roman" w:cs="Times New Roman"/>
        </w:rPr>
        <w:t xml:space="preserve"> saliva</w:t>
      </w:r>
      <w:r w:rsidR="00D60554">
        <w:rPr>
          <w:rFonts w:ascii="Times New Roman" w:eastAsia="Times New Roman" w:hAnsi="Times New Roman" w:cs="Times New Roman"/>
        </w:rPr>
        <w:t>-sharers</w:t>
      </w:r>
      <w:r w:rsidRPr="00E24D95">
        <w:rPr>
          <w:rFonts w:ascii="Times New Roman" w:eastAsia="Times New Roman" w:hAnsi="Times New Roman" w:cs="Times New Roman"/>
        </w:rPr>
        <w:t xml:space="preserve"> comfort </w:t>
      </w:r>
      <w:r w:rsidR="00F84FB5">
        <w:rPr>
          <w:rFonts w:ascii="Times New Roman" w:eastAsia="Times New Roman" w:hAnsi="Times New Roman" w:cs="Times New Roman"/>
        </w:rPr>
        <w:t>one another</w:t>
      </w:r>
      <w:r w:rsidRPr="00E24D95">
        <w:rPr>
          <w:rFonts w:ascii="Times New Roman" w:eastAsia="Times New Roman" w:hAnsi="Times New Roman" w:cs="Times New Roman"/>
        </w:rPr>
        <w:t xml:space="preserve"> during distress</w:t>
      </w:r>
      <w:r w:rsidR="00D60554">
        <w:rPr>
          <w:rFonts w:ascii="Times New Roman" w:eastAsia="Times New Roman" w:hAnsi="Times New Roman" w:cs="Times New Roman"/>
        </w:rPr>
        <w:t>, but non-</w:t>
      </w:r>
      <w:proofErr w:type="gramStart"/>
      <w:r w:rsidR="00D60554">
        <w:rPr>
          <w:rFonts w:ascii="Times New Roman" w:eastAsia="Times New Roman" w:hAnsi="Times New Roman" w:cs="Times New Roman"/>
        </w:rPr>
        <w:t>saliva sharers</w:t>
      </w:r>
      <w:proofErr w:type="gramEnd"/>
      <w:r w:rsidR="00D60554">
        <w:rPr>
          <w:rFonts w:ascii="Times New Roman" w:eastAsia="Times New Roman" w:hAnsi="Times New Roman" w:cs="Times New Roman"/>
        </w:rPr>
        <w:t xml:space="preserve"> do not.</w:t>
      </w:r>
      <w:r w:rsidRPr="00E24D95">
        <w:rPr>
          <w:rFonts w:ascii="Times New Roman" w:eastAsia="Times New Roman" w:hAnsi="Times New Roman" w:cs="Times New Roman"/>
        </w:rPr>
        <w:t xml:space="preserve"> </w:t>
      </w:r>
      <w:commentRangeStart w:id="33"/>
      <w:commentRangeStart w:id="34"/>
      <w:commentRangeStart w:id="35"/>
      <w:ins w:id="36" w:author="Hoch, Justine" w:date="2025-10-09T12:15:00Z" w16du:dateUtc="2025-10-09T17:15:00Z">
        <w:r w:rsidR="00D60554">
          <w:rPr>
            <w:rFonts w:ascii="Times New Roman" w:eastAsia="Times New Roman" w:hAnsi="Times New Roman" w:cs="Times New Roman"/>
          </w:rPr>
          <w:t>W</w:t>
        </w:r>
      </w:ins>
      <w:ins w:id="37" w:author="Hoch, Justine" w:date="2025-10-09T12:16:00Z" w16du:dateUtc="2025-10-09T17:16:00Z">
        <w:r w:rsidR="00D60554">
          <w:rPr>
            <w:rFonts w:ascii="Times New Roman" w:eastAsia="Times New Roman" w:hAnsi="Times New Roman" w:cs="Times New Roman"/>
          </w:rPr>
          <w:t>e propose that i</w:t>
        </w:r>
      </w:ins>
      <w:ins w:id="38" w:author="Hoch, Justine" w:date="2025-10-09T11:56:00Z" w16du:dateUtc="2025-10-09T16:56:00Z">
        <w:r w:rsidR="00CB2729">
          <w:rPr>
            <w:rFonts w:ascii="Times New Roman" w:eastAsia="Times New Roman" w:hAnsi="Times New Roman" w:cs="Times New Roman"/>
          </w:rPr>
          <w:t>nfants’ r</w:t>
        </w:r>
      </w:ins>
      <w:ins w:id="39" w:author="Hoch, Justine" w:date="2025-10-09T11:50:00Z" w16du:dateUtc="2025-10-09T16:50:00Z">
        <w:r w:rsidR="00F84FB5">
          <w:rPr>
            <w:rFonts w:ascii="Times New Roman" w:eastAsia="Times New Roman" w:hAnsi="Times New Roman" w:cs="Times New Roman"/>
          </w:rPr>
          <w:t xml:space="preserve">eal-world </w:t>
        </w:r>
      </w:ins>
      <w:ins w:id="40" w:author="Hoch, Justine" w:date="2025-10-09T12:13:00Z" w16du:dateUtc="2025-10-09T17:13:00Z">
        <w:r w:rsidR="00D60554">
          <w:rPr>
            <w:rFonts w:ascii="Times New Roman" w:eastAsia="Times New Roman" w:hAnsi="Times New Roman" w:cs="Times New Roman"/>
          </w:rPr>
          <w:t>experiences</w:t>
        </w:r>
      </w:ins>
      <w:ins w:id="41" w:author="Hoch, Justine" w:date="2025-10-09T11:44:00Z" w16du:dateUtc="2025-10-09T16:44:00Z">
        <w:r w:rsidR="00F84FB5">
          <w:rPr>
            <w:rFonts w:ascii="Times New Roman" w:eastAsia="Times New Roman" w:hAnsi="Times New Roman" w:cs="Times New Roman"/>
          </w:rPr>
          <w:t xml:space="preserve"> establish two types of representations—a representation of </w:t>
        </w:r>
        <w:commentRangeStart w:id="42"/>
        <w:commentRangeStart w:id="43"/>
        <w:r w:rsidR="00F84FB5">
          <w:rPr>
            <w:rFonts w:ascii="Times New Roman" w:eastAsia="Times New Roman" w:hAnsi="Times New Roman" w:cs="Times New Roman"/>
          </w:rPr>
          <w:t xml:space="preserve">saliva sharing </w:t>
        </w:r>
      </w:ins>
      <w:commentRangeEnd w:id="42"/>
      <w:ins w:id="44" w:author="Hoch, Justine" w:date="2025-10-09T12:13:00Z" w16du:dateUtc="2025-10-09T17:13:00Z">
        <w:r w:rsidR="00D60554">
          <w:rPr>
            <w:rStyle w:val="CommentReference"/>
          </w:rPr>
          <w:commentReference w:id="42"/>
        </w:r>
      </w:ins>
      <w:commentRangeEnd w:id="43"/>
      <w:r w:rsidR="00E7020B">
        <w:rPr>
          <w:rStyle w:val="CommentReference"/>
        </w:rPr>
        <w:commentReference w:id="43"/>
      </w:r>
      <w:ins w:id="45" w:author="Hoch, Justine" w:date="2025-10-09T11:44:00Z" w16du:dateUtc="2025-10-09T16:44:00Z">
        <w:r w:rsidR="00F84FB5">
          <w:rPr>
            <w:rFonts w:ascii="Times New Roman" w:eastAsia="Times New Roman" w:hAnsi="Times New Roman" w:cs="Times New Roman"/>
          </w:rPr>
          <w:t xml:space="preserve">and a representation of </w:t>
        </w:r>
        <w:commentRangeStart w:id="46"/>
        <w:commentRangeStart w:id="47"/>
        <w:r w:rsidR="00F84FB5">
          <w:rPr>
            <w:rFonts w:ascii="Times New Roman" w:eastAsia="Times New Roman" w:hAnsi="Times New Roman" w:cs="Times New Roman"/>
          </w:rPr>
          <w:t>comforting</w:t>
        </w:r>
      </w:ins>
      <w:commentRangeEnd w:id="46"/>
      <w:ins w:id="48" w:author="Hoch, Justine" w:date="2025-10-09T12:14:00Z" w16du:dateUtc="2025-10-09T17:14:00Z">
        <w:r w:rsidR="00D60554">
          <w:rPr>
            <w:rStyle w:val="CommentReference"/>
          </w:rPr>
          <w:commentReference w:id="46"/>
        </w:r>
      </w:ins>
      <w:commentRangeEnd w:id="47"/>
      <w:r w:rsidR="00E7020B">
        <w:rPr>
          <w:rStyle w:val="CommentReference"/>
        </w:rPr>
        <w:commentReference w:id="47"/>
      </w:r>
      <w:ins w:id="49" w:author="Hoch, Justine" w:date="2025-10-09T11:44:00Z" w16du:dateUtc="2025-10-09T16:44:00Z">
        <w:r w:rsidR="00F84FB5">
          <w:rPr>
            <w:rFonts w:ascii="Times New Roman" w:eastAsia="Times New Roman" w:hAnsi="Times New Roman" w:cs="Times New Roman"/>
          </w:rPr>
          <w:t xml:space="preserve">. </w:t>
        </w:r>
      </w:ins>
      <w:ins w:id="50" w:author="Benton, Deon" w:date="2025-10-10T11:14:00Z" w16du:dateUtc="2025-10-10T16:14:00Z">
        <w:r w:rsidR="009044A4">
          <w:rPr>
            <w:rFonts w:ascii="Times New Roman" w:eastAsia="Times New Roman" w:hAnsi="Times New Roman" w:cs="Times New Roman"/>
          </w:rPr>
          <w:t>Here, “representation” simply means</w:t>
        </w:r>
      </w:ins>
      <w:ins w:id="51" w:author="Benton, Deon" w:date="2025-10-10T11:03:00Z" w16du:dateUtc="2025-10-10T16:03:00Z">
        <w:r w:rsidR="00A10E32">
          <w:rPr>
            <w:rFonts w:ascii="Times New Roman" w:eastAsia="Times New Roman" w:hAnsi="Times New Roman" w:cs="Times New Roman"/>
          </w:rPr>
          <w:t xml:space="preserve"> patterns of activation</w:t>
        </w:r>
      </w:ins>
      <w:ins w:id="52" w:author="Benton, Deon" w:date="2025-10-10T11:05:00Z" w16du:dateUtc="2025-10-10T16:05:00Z">
        <w:r w:rsidR="00400434">
          <w:rPr>
            <w:rFonts w:ascii="Times New Roman" w:eastAsia="Times New Roman" w:hAnsi="Times New Roman" w:cs="Times New Roman"/>
          </w:rPr>
          <w:t xml:space="preserve"> across units in an associative</w:t>
        </w:r>
      </w:ins>
      <w:ins w:id="53" w:author="Benton, Deon" w:date="2025-10-10T11:08:00Z" w16du:dateUtc="2025-10-10T16:08:00Z">
        <w:r w:rsidR="00A043E1">
          <w:rPr>
            <w:rFonts w:ascii="Times New Roman" w:eastAsia="Times New Roman" w:hAnsi="Times New Roman" w:cs="Times New Roman"/>
          </w:rPr>
          <w:t>, cognitive</w:t>
        </w:r>
      </w:ins>
      <w:ins w:id="54" w:author="Benton, Deon" w:date="2025-10-10T11:05:00Z" w16du:dateUtc="2025-10-10T16:05:00Z">
        <w:r w:rsidR="00400434">
          <w:rPr>
            <w:rFonts w:ascii="Times New Roman" w:eastAsia="Times New Roman" w:hAnsi="Times New Roman" w:cs="Times New Roman"/>
          </w:rPr>
          <w:t xml:space="preserve"> system</w:t>
        </w:r>
      </w:ins>
      <w:ins w:id="55" w:author="Benton, Deon" w:date="2025-10-10T11:03:00Z" w16du:dateUtc="2025-10-10T16:03:00Z">
        <w:r w:rsidR="00A10E32">
          <w:rPr>
            <w:rFonts w:ascii="Times New Roman" w:eastAsia="Times New Roman" w:hAnsi="Times New Roman" w:cs="Times New Roman"/>
          </w:rPr>
          <w:t xml:space="preserve"> that </w:t>
        </w:r>
      </w:ins>
      <w:ins w:id="56" w:author="Benton, Deon" w:date="2025-10-10T11:08:00Z" w16du:dateUtc="2025-10-10T16:08:00Z">
        <w:r w:rsidR="00A043E1">
          <w:rPr>
            <w:rFonts w:ascii="Times New Roman" w:eastAsia="Times New Roman" w:hAnsi="Times New Roman" w:cs="Times New Roman"/>
          </w:rPr>
          <w:t xml:space="preserve">are </w:t>
        </w:r>
      </w:ins>
      <w:ins w:id="57" w:author="Benton, Deon" w:date="2025-10-10T11:09:00Z" w16du:dateUtc="2025-10-10T16:09:00Z">
        <w:r w:rsidR="00994C04">
          <w:rPr>
            <w:rFonts w:ascii="Times New Roman" w:eastAsia="Times New Roman" w:hAnsi="Times New Roman" w:cs="Times New Roman"/>
          </w:rPr>
          <w:t>elicited</w:t>
        </w:r>
      </w:ins>
      <w:ins w:id="58" w:author="Benton, Deon" w:date="2025-10-10T11:08:00Z" w16du:dateUtc="2025-10-10T16:08:00Z">
        <w:r w:rsidR="00A043E1">
          <w:rPr>
            <w:rFonts w:ascii="Times New Roman" w:eastAsia="Times New Roman" w:hAnsi="Times New Roman" w:cs="Times New Roman"/>
          </w:rPr>
          <w:t xml:space="preserve"> by different environmental events</w:t>
        </w:r>
      </w:ins>
      <w:ins w:id="59" w:author="Benton, Deon" w:date="2025-10-10T11:03:00Z" w16du:dateUtc="2025-10-10T16:03:00Z">
        <w:r w:rsidR="00A10E32">
          <w:rPr>
            <w:rFonts w:ascii="Times New Roman" w:eastAsia="Times New Roman" w:hAnsi="Times New Roman" w:cs="Times New Roman"/>
          </w:rPr>
          <w:t>.</w:t>
        </w:r>
      </w:ins>
      <w:ins w:id="60" w:author="Benton, Deon" w:date="2025-10-10T11:15:00Z" w16du:dateUtc="2025-10-10T16:15:00Z">
        <w:r w:rsidR="00AB1E85">
          <w:rPr>
            <w:rFonts w:ascii="Times New Roman" w:eastAsia="Times New Roman" w:hAnsi="Times New Roman" w:cs="Times New Roman"/>
          </w:rPr>
          <w:t xml:space="preserve"> First,</w:t>
        </w:r>
      </w:ins>
      <w:ins w:id="61" w:author="Benton, Deon" w:date="2025-10-10T11:03:00Z" w16du:dateUtc="2025-10-10T16:03:00Z">
        <w:r w:rsidR="00A10E32">
          <w:rPr>
            <w:rFonts w:ascii="Times New Roman" w:eastAsia="Times New Roman" w:hAnsi="Times New Roman" w:cs="Times New Roman"/>
          </w:rPr>
          <w:t xml:space="preserve"> </w:t>
        </w:r>
      </w:ins>
      <w:ins w:id="62" w:author="Hoch, Justine" w:date="2025-10-09T11:57:00Z" w16du:dateUtc="2025-10-09T16:57:00Z">
        <w:del w:id="63" w:author="Benton, Deon" w:date="2025-10-10T11:15:00Z" w16du:dateUtc="2025-10-10T16:15:00Z">
          <w:r w:rsidR="00CB2729" w:rsidDel="00AB1E85">
            <w:rPr>
              <w:rFonts w:ascii="Times New Roman" w:eastAsia="Times New Roman" w:hAnsi="Times New Roman" w:cs="Times New Roman"/>
            </w:rPr>
            <w:delText>A</w:delText>
          </w:r>
        </w:del>
      </w:ins>
      <w:ins w:id="64" w:author="Benton, Deon" w:date="2025-10-10T11:15:00Z" w16du:dateUtc="2025-10-10T16:15:00Z">
        <w:r w:rsidR="00AB1E85">
          <w:rPr>
            <w:rFonts w:ascii="Times New Roman" w:eastAsia="Times New Roman" w:hAnsi="Times New Roman" w:cs="Times New Roman"/>
          </w:rPr>
          <w:t>a</w:t>
        </w:r>
      </w:ins>
      <w:r w:rsidRPr="00E24D95">
        <w:rPr>
          <w:rFonts w:ascii="Times New Roman" w:eastAsia="Times New Roman" w:hAnsi="Times New Roman" w:cs="Times New Roman"/>
        </w:rPr>
        <w:t xml:space="preserve">s infants repeatedly witness others sharing saliva, they gradually </w:t>
      </w:r>
      <w:commentRangeStart w:id="65"/>
      <w:commentRangeStart w:id="66"/>
      <w:commentRangeStart w:id="67"/>
      <w:r w:rsidRPr="00E24D95">
        <w:rPr>
          <w:rFonts w:ascii="Times New Roman" w:eastAsia="Times New Roman" w:hAnsi="Times New Roman" w:cs="Times New Roman"/>
        </w:rPr>
        <w:t>build a representation of those events</w:t>
      </w:r>
      <w:r>
        <w:rPr>
          <w:rFonts w:ascii="Times New Roman" w:eastAsia="Times New Roman" w:hAnsi="Times New Roman" w:cs="Times New Roman"/>
        </w:rPr>
        <w:t xml:space="preserve">. </w:t>
      </w:r>
      <w:commentRangeEnd w:id="65"/>
      <w:r w:rsidR="00CB2729">
        <w:rPr>
          <w:rStyle w:val="CommentReference"/>
        </w:rPr>
        <w:commentReference w:id="65"/>
      </w:r>
      <w:commentRangeEnd w:id="66"/>
      <w:r w:rsidR="00CB2729">
        <w:rPr>
          <w:rStyle w:val="CommentReference"/>
        </w:rPr>
        <w:commentReference w:id="66"/>
      </w:r>
      <w:commentRangeEnd w:id="67"/>
      <w:r w:rsidR="00AB1E85">
        <w:rPr>
          <w:rStyle w:val="CommentReference"/>
        </w:rPr>
        <w:commentReference w:id="67"/>
      </w:r>
      <w:r>
        <w:rPr>
          <w:rFonts w:ascii="Times New Roman" w:eastAsia="Times New Roman" w:hAnsi="Times New Roman" w:cs="Times New Roman"/>
        </w:rPr>
        <w:t>This representation will come to include</w:t>
      </w:r>
      <w:r w:rsidRPr="00E24D95">
        <w:rPr>
          <w:rFonts w:ascii="Times New Roman" w:eastAsia="Times New Roman" w:hAnsi="Times New Roman" w:cs="Times New Roman"/>
        </w:rPr>
        <w:t xml:space="preserve"> information about who shared saliva with whom.</w:t>
      </w:r>
      <w:r w:rsidR="00CD32BA">
        <w:rPr>
          <w:rFonts w:ascii="Times New Roman" w:eastAsia="Times New Roman" w:hAnsi="Times New Roman" w:cs="Times New Roman"/>
        </w:rPr>
        <w:t xml:space="preserve"> Importantly, because the specific food items may vary from one saliva-sharing instance to the next, the association between saliva sharing and th</w:t>
      </w:r>
      <w:r w:rsidR="00043690">
        <w:rPr>
          <w:rFonts w:ascii="Times New Roman" w:eastAsia="Times New Roman" w:hAnsi="Times New Roman" w:cs="Times New Roman"/>
        </w:rPr>
        <w:t xml:space="preserve">e representation will be stronger than that between any one food item and this representation. </w:t>
      </w:r>
      <w:r w:rsidRPr="00E24D95">
        <w:rPr>
          <w:rFonts w:ascii="Times New Roman" w:eastAsia="Times New Roman" w:hAnsi="Times New Roman" w:cs="Times New Roman"/>
        </w:rPr>
        <w:t>Second, as infants accrue experience of individuals comforting one another during moments of distress, they establish and build a parallel representation of those events.</w:t>
      </w:r>
      <w:r>
        <w:rPr>
          <w:rFonts w:ascii="Times New Roman" w:eastAsia="Times New Roman" w:hAnsi="Times New Roman" w:cs="Times New Roman"/>
        </w:rPr>
        <w:t xml:space="preserve"> </w:t>
      </w:r>
    </w:p>
    <w:p w14:paraId="77A4DE64" w14:textId="4CF3A8F8" w:rsidR="00567FD5" w:rsidRDefault="0046384C" w:rsidP="0046384C">
      <w:pPr>
        <w:spacing w:line="480" w:lineRule="auto"/>
        <w:ind w:firstLine="720"/>
        <w:contextualSpacing/>
        <w:rPr>
          <w:rFonts w:ascii="Times New Roman" w:eastAsia="Times New Roman" w:hAnsi="Times New Roman" w:cs="Times New Roman"/>
        </w:rPr>
      </w:pPr>
      <w:r w:rsidRPr="00E24D95">
        <w:rPr>
          <w:rFonts w:ascii="Times New Roman" w:eastAsia="Times New Roman" w:hAnsi="Times New Roman" w:cs="Times New Roman"/>
        </w:rPr>
        <w:t>Crucially,</w:t>
      </w:r>
      <w:r w:rsidR="00CD32BA">
        <w:rPr>
          <w:rFonts w:ascii="Times New Roman" w:eastAsia="Times New Roman" w:hAnsi="Times New Roman" w:cs="Times New Roman"/>
        </w:rPr>
        <w:t xml:space="preserve"> what enables these</w:t>
      </w:r>
      <w:r w:rsidR="00AA6835">
        <w:rPr>
          <w:rFonts w:ascii="Times New Roman" w:eastAsia="Times New Roman" w:hAnsi="Times New Roman" w:cs="Times New Roman"/>
        </w:rPr>
        <w:t xml:space="preserve"> separate representations </w:t>
      </w:r>
      <w:r w:rsidR="00CD32BA">
        <w:rPr>
          <w:rFonts w:ascii="Times New Roman" w:eastAsia="Times New Roman" w:hAnsi="Times New Roman" w:cs="Times New Roman"/>
        </w:rPr>
        <w:t>to merge into</w:t>
      </w:r>
      <w:r w:rsidR="00AA6835">
        <w:rPr>
          <w:rFonts w:ascii="Times New Roman" w:eastAsia="Times New Roman" w:hAnsi="Times New Roman" w:cs="Times New Roman"/>
        </w:rPr>
        <w:t xml:space="preserve"> a common one </w:t>
      </w:r>
      <w:r w:rsidR="00CD32BA">
        <w:rPr>
          <w:rFonts w:ascii="Times New Roman" w:eastAsia="Times New Roman" w:hAnsi="Times New Roman" w:cs="Times New Roman"/>
        </w:rPr>
        <w:t xml:space="preserve">is that the </w:t>
      </w:r>
      <w:r w:rsidRPr="00E24D95">
        <w:rPr>
          <w:rFonts w:ascii="Times New Roman" w:eastAsia="Times New Roman" w:hAnsi="Times New Roman" w:cs="Times New Roman"/>
        </w:rPr>
        <w:t xml:space="preserve">same individuals who engage in saliva sharing </w:t>
      </w:r>
      <w:r w:rsidR="00F31DC8">
        <w:rPr>
          <w:rFonts w:ascii="Times New Roman" w:eastAsia="Times New Roman" w:hAnsi="Times New Roman" w:cs="Times New Roman"/>
        </w:rPr>
        <w:t>also engage in comfort giving</w:t>
      </w:r>
      <w:r w:rsidRPr="00E24D95">
        <w:rPr>
          <w:rFonts w:ascii="Times New Roman" w:eastAsia="Times New Roman" w:hAnsi="Times New Roman" w:cs="Times New Roman"/>
        </w:rPr>
        <w:t xml:space="preserve">. Thus, when infants see </w:t>
      </w:r>
      <w:r w:rsidR="00AA6835">
        <w:rPr>
          <w:rFonts w:ascii="Times New Roman" w:eastAsia="Times New Roman" w:hAnsi="Times New Roman" w:cs="Times New Roman"/>
        </w:rPr>
        <w:t>a former saliva shar</w:t>
      </w:r>
      <w:r w:rsidR="005E59E4">
        <w:rPr>
          <w:rFonts w:ascii="Times New Roman" w:eastAsia="Times New Roman" w:hAnsi="Times New Roman" w:cs="Times New Roman"/>
        </w:rPr>
        <w:t>er</w:t>
      </w:r>
      <w:r w:rsidR="00AA6835">
        <w:rPr>
          <w:rFonts w:ascii="Times New Roman" w:eastAsia="Times New Roman" w:hAnsi="Times New Roman" w:cs="Times New Roman"/>
        </w:rPr>
        <w:t xml:space="preserve"> during a comforting event</w:t>
      </w:r>
      <w:r w:rsidRPr="00E24D95">
        <w:rPr>
          <w:rFonts w:ascii="Times New Roman" w:eastAsia="Times New Roman" w:hAnsi="Times New Roman" w:cs="Times New Roman"/>
        </w:rPr>
        <w:t xml:space="preserve">, </w:t>
      </w:r>
      <w:r w:rsidR="00AA6835">
        <w:rPr>
          <w:rFonts w:ascii="Times New Roman" w:eastAsia="Times New Roman" w:hAnsi="Times New Roman" w:cs="Times New Roman"/>
        </w:rPr>
        <w:t>the presence of the saliva sharer activates the representation of saliva sharing</w:t>
      </w:r>
      <w:r w:rsidR="0032017A">
        <w:rPr>
          <w:rFonts w:ascii="Times New Roman" w:eastAsia="Times New Roman" w:hAnsi="Times New Roman" w:cs="Times New Roman"/>
        </w:rPr>
        <w:t>.</w:t>
      </w:r>
      <w:r w:rsidR="00AA6835">
        <w:rPr>
          <w:rFonts w:ascii="Times New Roman" w:eastAsia="Times New Roman" w:hAnsi="Times New Roman" w:cs="Times New Roman"/>
        </w:rPr>
        <w:t xml:space="preserve"> </w:t>
      </w:r>
      <w:r w:rsidR="0032017A">
        <w:rPr>
          <w:rFonts w:ascii="Times New Roman" w:eastAsia="Times New Roman" w:hAnsi="Times New Roman" w:cs="Times New Roman"/>
        </w:rPr>
        <w:t>While this representation is active</w:t>
      </w:r>
      <w:r w:rsidR="00AA6835">
        <w:rPr>
          <w:rFonts w:ascii="Times New Roman" w:eastAsia="Times New Roman" w:hAnsi="Times New Roman" w:cs="Times New Roman"/>
        </w:rPr>
        <w:t>,</w:t>
      </w:r>
      <w:r w:rsidRPr="00E24D95">
        <w:rPr>
          <w:rFonts w:ascii="Times New Roman" w:eastAsia="Times New Roman" w:hAnsi="Times New Roman" w:cs="Times New Roman"/>
        </w:rPr>
        <w:t xml:space="preserve"> any subsequent features that distinguish the comforting event from the saliva</w:t>
      </w:r>
      <w:r w:rsidR="005E59E4">
        <w:rPr>
          <w:rFonts w:ascii="Times New Roman" w:eastAsia="Times New Roman" w:hAnsi="Times New Roman" w:cs="Times New Roman"/>
        </w:rPr>
        <w:t xml:space="preserve"> sharing</w:t>
      </w:r>
      <w:r w:rsidRPr="00E24D95">
        <w:rPr>
          <w:rFonts w:ascii="Times New Roman" w:eastAsia="Times New Roman" w:hAnsi="Times New Roman" w:cs="Times New Roman"/>
        </w:rPr>
        <w:t xml:space="preserve"> event are incorporated into it</w:t>
      </w:r>
      <w:r w:rsidR="00CD4060">
        <w:rPr>
          <w:rFonts w:ascii="Times New Roman" w:eastAsia="Times New Roman" w:hAnsi="Times New Roman" w:cs="Times New Roman"/>
        </w:rPr>
        <w:t xml:space="preserve">. As a result, </w:t>
      </w:r>
      <w:r w:rsidR="00AA6835">
        <w:rPr>
          <w:rFonts w:ascii="Times New Roman" w:eastAsia="Times New Roman" w:hAnsi="Times New Roman" w:cs="Times New Roman"/>
        </w:rPr>
        <w:t>a common representation</w:t>
      </w:r>
      <w:r w:rsidR="00CD4060">
        <w:rPr>
          <w:rFonts w:ascii="Times New Roman" w:eastAsia="Times New Roman" w:hAnsi="Times New Roman" w:cs="Times New Roman"/>
        </w:rPr>
        <w:t xml:space="preserve"> emerges</w:t>
      </w:r>
      <w:r w:rsidR="00AA6835">
        <w:rPr>
          <w:rFonts w:ascii="Times New Roman" w:eastAsia="Times New Roman" w:hAnsi="Times New Roman" w:cs="Times New Roman"/>
        </w:rPr>
        <w:t xml:space="preserve"> that contains information about saliva sharing and comforting</w:t>
      </w:r>
      <w:r w:rsidRPr="00E24D95">
        <w:rPr>
          <w:rFonts w:ascii="Times New Roman" w:eastAsia="Times New Roman" w:hAnsi="Times New Roman" w:cs="Times New Roman"/>
        </w:rPr>
        <w:t xml:space="preserve">. </w:t>
      </w:r>
      <w:r w:rsidR="00567FD5">
        <w:rPr>
          <w:rFonts w:ascii="Times New Roman" w:eastAsia="Times New Roman" w:hAnsi="Times New Roman" w:cs="Times New Roman"/>
        </w:rPr>
        <w:t>A corollary of such a common representation</w:t>
      </w:r>
      <w:r w:rsidR="0072336B">
        <w:rPr>
          <w:rFonts w:ascii="Times New Roman" w:eastAsia="Times New Roman" w:hAnsi="Times New Roman" w:cs="Times New Roman"/>
        </w:rPr>
        <w:t xml:space="preserve"> that is linked to saliva sharing and comforting</w:t>
      </w:r>
      <w:r w:rsidR="00567FD5">
        <w:rPr>
          <w:rFonts w:ascii="Times New Roman" w:eastAsia="Times New Roman" w:hAnsi="Times New Roman" w:cs="Times New Roman"/>
        </w:rPr>
        <w:t xml:space="preserve"> is that infants’ expectations about </w:t>
      </w:r>
      <w:r w:rsidR="0072336B">
        <w:rPr>
          <w:rFonts w:ascii="Times New Roman" w:eastAsia="Times New Roman" w:hAnsi="Times New Roman" w:cs="Times New Roman"/>
        </w:rPr>
        <w:t>both actions</w:t>
      </w:r>
      <w:r w:rsidR="00567FD5">
        <w:rPr>
          <w:rFonts w:ascii="Times New Roman" w:eastAsia="Times New Roman" w:hAnsi="Times New Roman" w:cs="Times New Roman"/>
        </w:rPr>
        <w:t xml:space="preserve"> should be </w:t>
      </w:r>
      <w:r w:rsidR="0089033D">
        <w:rPr>
          <w:rFonts w:ascii="Times New Roman" w:eastAsia="Times New Roman" w:hAnsi="Times New Roman" w:cs="Times New Roman"/>
        </w:rPr>
        <w:t xml:space="preserve">bidirectional such that saliva sharing predicts </w:t>
      </w:r>
      <w:r w:rsidR="00CD7C5B">
        <w:rPr>
          <w:rFonts w:ascii="Times New Roman" w:eastAsia="Times New Roman" w:hAnsi="Times New Roman" w:cs="Times New Roman"/>
        </w:rPr>
        <w:t>comfort,</w:t>
      </w:r>
      <w:r w:rsidR="0089033D">
        <w:rPr>
          <w:rFonts w:ascii="Times New Roman" w:eastAsia="Times New Roman" w:hAnsi="Times New Roman" w:cs="Times New Roman"/>
        </w:rPr>
        <w:t xml:space="preserve"> and comfort predicts saliva sharing</w:t>
      </w:r>
      <w:del w:id="68" w:author="Benton, Deon" w:date="2025-10-10T11:23:00Z" w16du:dateUtc="2025-10-10T16:23:00Z">
        <w:r w:rsidR="0089033D" w:rsidDel="00AB1E85">
          <w:rPr>
            <w:rFonts w:ascii="Times New Roman" w:eastAsia="Times New Roman" w:hAnsi="Times New Roman" w:cs="Times New Roman"/>
          </w:rPr>
          <w:delText xml:space="preserve"> via the common mental representation</w:delText>
        </w:r>
      </w:del>
      <w:r w:rsidR="0089033D">
        <w:rPr>
          <w:rFonts w:ascii="Times New Roman" w:eastAsia="Times New Roman" w:hAnsi="Times New Roman" w:cs="Times New Roman"/>
        </w:rPr>
        <w:t>.</w:t>
      </w:r>
    </w:p>
    <w:p w14:paraId="738281AF" w14:textId="36DBAA22" w:rsidR="0046384C" w:rsidRDefault="008D15EF" w:rsidP="0046384C">
      <w:pPr>
        <w:spacing w:line="480" w:lineRule="auto"/>
        <w:ind w:firstLine="720"/>
        <w:contextualSpacing/>
        <w:rPr>
          <w:rFonts w:ascii="Times New Roman" w:eastAsia="Times New Roman" w:hAnsi="Times New Roman" w:cs="Times New Roman"/>
        </w:rPr>
      </w:pPr>
      <w:r w:rsidRPr="00E24D95">
        <w:rPr>
          <w:rFonts w:ascii="Times New Roman" w:eastAsia="Times New Roman" w:hAnsi="Times New Roman" w:cs="Times New Roman"/>
        </w:rPr>
        <w:lastRenderedPageBreak/>
        <w:t xml:space="preserve">Importantly, infants would be unable to incorporate aspects of the comforting event into the representations they have built for </w:t>
      </w:r>
      <w:r w:rsidR="00D95449">
        <w:rPr>
          <w:rFonts w:ascii="Times New Roman" w:eastAsia="Times New Roman" w:hAnsi="Times New Roman" w:cs="Times New Roman"/>
        </w:rPr>
        <w:t>saliva sharing</w:t>
      </w:r>
      <w:r w:rsidRPr="00E24D95">
        <w:rPr>
          <w:rFonts w:ascii="Times New Roman" w:eastAsia="Times New Roman" w:hAnsi="Times New Roman" w:cs="Times New Roman"/>
        </w:rPr>
        <w:t xml:space="preserve"> if they could not track which individuals shared saliva in the first place. Thus, our account assumes that infants can track the identity of individuals across space and time. Our contention that infants can track the identity of individuals is supported by research showing that this capacity emerges between 6 and 12 months of age (</w:t>
      </w:r>
      <w:proofErr w:type="spellStart"/>
      <w:r w:rsidRPr="00E24D95">
        <w:rPr>
          <w:rFonts w:ascii="Times New Roman" w:eastAsia="Times New Roman" w:hAnsi="Times New Roman" w:cs="Times New Roman"/>
        </w:rPr>
        <w:t>Káldy</w:t>
      </w:r>
      <w:proofErr w:type="spellEnd"/>
      <w:r w:rsidRPr="00E24D95">
        <w:rPr>
          <w:rFonts w:ascii="Times New Roman" w:eastAsia="Times New Roman" w:hAnsi="Times New Roman" w:cs="Times New Roman"/>
        </w:rPr>
        <w:t xml:space="preserve"> &amp; Leslie, 2003, 2005; Kibbe &amp; Leslie, 2011, 2013, 2016).</w:t>
      </w:r>
      <w:r>
        <w:rPr>
          <w:rFonts w:ascii="Times New Roman" w:eastAsia="Times New Roman" w:hAnsi="Times New Roman" w:cs="Times New Roman"/>
        </w:rPr>
        <w:t xml:space="preserve"> </w:t>
      </w:r>
      <w:r w:rsidR="0046384C" w:rsidRPr="00E24D95">
        <w:rPr>
          <w:rFonts w:ascii="Times New Roman" w:eastAsia="Times New Roman" w:hAnsi="Times New Roman" w:cs="Times New Roman"/>
        </w:rPr>
        <w:t>Given that the infants tested in Thomas et al. (2022) were 8</w:t>
      </w:r>
      <w:ins w:id="69" w:author="Hoch, Justine" w:date="2025-10-09T12:03:00Z" w16du:dateUtc="2025-10-09T17:03:00Z">
        <w:r w:rsidR="002527BE">
          <w:rPr>
            <w:rFonts w:ascii="Times New Roman" w:eastAsia="Times New Roman" w:hAnsi="Times New Roman" w:cs="Times New Roman"/>
          </w:rPr>
          <w:t>.5</w:t>
        </w:r>
      </w:ins>
      <w:del w:id="70" w:author="Hoch, Justine" w:date="2025-10-09T12:03:00Z" w16du:dateUtc="2025-10-09T17:03:00Z">
        <w:r w:rsidR="0046384C" w:rsidRPr="00E24D95" w:rsidDel="002527BE">
          <w:rPr>
            <w:rFonts w:ascii="Times New Roman" w:eastAsia="Times New Roman" w:hAnsi="Times New Roman" w:cs="Times New Roman"/>
          </w:rPr>
          <w:delText>½</w:delText>
        </w:r>
      </w:del>
      <w:r w:rsidR="0046384C" w:rsidRPr="00E24D95">
        <w:rPr>
          <w:rFonts w:ascii="Times New Roman" w:eastAsia="Times New Roman" w:hAnsi="Times New Roman" w:cs="Times New Roman"/>
        </w:rPr>
        <w:t>- to 10-month-</w:t>
      </w:r>
      <w:proofErr w:type="gramStart"/>
      <w:r w:rsidR="0046384C" w:rsidRPr="00E24D95">
        <w:rPr>
          <w:rFonts w:ascii="Times New Roman" w:eastAsia="Times New Roman" w:hAnsi="Times New Roman" w:cs="Times New Roman"/>
        </w:rPr>
        <w:t>olds—</w:t>
      </w:r>
      <w:r w:rsidR="00A020B5">
        <w:rPr>
          <w:rFonts w:ascii="Times New Roman" w:eastAsia="Times New Roman" w:hAnsi="Times New Roman" w:cs="Times New Roman"/>
        </w:rPr>
        <w:t>ages</w:t>
      </w:r>
      <w:proofErr w:type="gramEnd"/>
      <w:r w:rsidR="00A020B5">
        <w:rPr>
          <w:rFonts w:ascii="Times New Roman" w:eastAsia="Times New Roman" w:hAnsi="Times New Roman" w:cs="Times New Roman"/>
        </w:rPr>
        <w:t xml:space="preserve"> that fall</w:t>
      </w:r>
      <w:r w:rsidR="0046384C" w:rsidRPr="00E24D95">
        <w:rPr>
          <w:rFonts w:ascii="Times New Roman" w:eastAsia="Times New Roman" w:hAnsi="Times New Roman" w:cs="Times New Roman"/>
        </w:rPr>
        <w:t xml:space="preserve"> within this </w:t>
      </w:r>
      <w:proofErr w:type="gramStart"/>
      <w:r w:rsidR="0046384C" w:rsidRPr="00E24D95">
        <w:rPr>
          <w:rFonts w:ascii="Times New Roman" w:eastAsia="Times New Roman" w:hAnsi="Times New Roman" w:cs="Times New Roman"/>
        </w:rPr>
        <w:t>range—</w:t>
      </w:r>
      <w:proofErr w:type="gramEnd"/>
      <w:r w:rsidR="0046384C" w:rsidRPr="00E24D95">
        <w:rPr>
          <w:rFonts w:ascii="Times New Roman" w:eastAsia="Times New Roman" w:hAnsi="Times New Roman" w:cs="Times New Roman"/>
        </w:rPr>
        <w:t>it is reasonable to conclude that they could track individual identities</w:t>
      </w:r>
      <w:r w:rsidR="00ED5A5E">
        <w:rPr>
          <w:rFonts w:ascii="Times New Roman" w:eastAsia="Times New Roman" w:hAnsi="Times New Roman" w:cs="Times New Roman"/>
        </w:rPr>
        <w:t xml:space="preserve"> spatiotemporally</w:t>
      </w:r>
      <w:r w:rsidR="0046384C" w:rsidRPr="00E24D95">
        <w:rPr>
          <w:rFonts w:ascii="Times New Roman" w:eastAsia="Times New Roman" w:hAnsi="Times New Roman" w:cs="Times New Roman"/>
        </w:rPr>
        <w:t>.</w:t>
      </w:r>
      <w:commentRangeEnd w:id="33"/>
      <w:r w:rsidR="00602F31">
        <w:rPr>
          <w:rStyle w:val="CommentReference"/>
        </w:rPr>
        <w:commentReference w:id="33"/>
      </w:r>
      <w:commentRangeEnd w:id="34"/>
      <w:r w:rsidR="00602F31">
        <w:rPr>
          <w:rStyle w:val="CommentReference"/>
        </w:rPr>
        <w:commentReference w:id="34"/>
      </w:r>
      <w:commentRangeEnd w:id="35"/>
      <w:r w:rsidR="00E7020B">
        <w:rPr>
          <w:rStyle w:val="CommentReference"/>
        </w:rPr>
        <w:commentReference w:id="35"/>
      </w:r>
    </w:p>
    <w:p w14:paraId="70B5FEA6" w14:textId="7C5E33EE" w:rsidR="0046384C" w:rsidRDefault="002527BE"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w:t>
      </w:r>
      <w:r w:rsidR="0046384C" w:rsidRPr="00E24D95">
        <w:rPr>
          <w:rFonts w:ascii="Times New Roman" w:eastAsia="Times New Roman" w:hAnsi="Times New Roman" w:cs="Times New Roman"/>
        </w:rPr>
        <w:t>n the next section</w:t>
      </w:r>
      <w:r w:rsidR="00AB1E85">
        <w:rPr>
          <w:rFonts w:ascii="Times New Roman" w:eastAsia="Times New Roman" w:hAnsi="Times New Roman" w:cs="Times New Roman"/>
        </w:rPr>
        <w:t>,</w:t>
      </w:r>
      <w:r w:rsidR="0046384C" w:rsidRPr="00E24D95">
        <w:rPr>
          <w:rFonts w:ascii="Times New Roman" w:eastAsia="Times New Roman" w:hAnsi="Times New Roman" w:cs="Times New Roman"/>
        </w:rPr>
        <w:t xml:space="preserve"> we present a connectionist computational model that instantiates </w:t>
      </w:r>
      <w:r>
        <w:rPr>
          <w:rFonts w:ascii="Times New Roman" w:eastAsia="Times New Roman" w:hAnsi="Times New Roman" w:cs="Times New Roman"/>
        </w:rPr>
        <w:t xml:space="preserve">this account. </w:t>
      </w:r>
      <w:r w:rsidR="0046384C">
        <w:rPr>
          <w:rFonts w:ascii="Times New Roman" w:eastAsia="Times New Roman" w:hAnsi="Times New Roman" w:cs="Times New Roman"/>
        </w:rPr>
        <w:t xml:space="preserve">Across </w:t>
      </w:r>
      <w:r w:rsidR="00B93B44">
        <w:rPr>
          <w:rFonts w:ascii="Times New Roman" w:eastAsia="Times New Roman" w:hAnsi="Times New Roman" w:cs="Times New Roman"/>
        </w:rPr>
        <w:t>two simulations</w:t>
      </w:r>
      <w:r w:rsidR="0046384C">
        <w:rPr>
          <w:rFonts w:ascii="Times New Roman" w:eastAsia="Times New Roman" w:hAnsi="Times New Roman" w:cs="Times New Roman"/>
        </w:rPr>
        <w:t xml:space="preserve">, we show that </w:t>
      </w:r>
      <w:r>
        <w:rPr>
          <w:rFonts w:ascii="Times New Roman" w:eastAsia="Times New Roman" w:hAnsi="Times New Roman" w:cs="Times New Roman"/>
        </w:rPr>
        <w:t>our model</w:t>
      </w:r>
      <w:r w:rsidR="0046384C">
        <w:rPr>
          <w:rFonts w:ascii="Times New Roman" w:eastAsia="Times New Roman" w:hAnsi="Times New Roman" w:cs="Times New Roman"/>
        </w:rPr>
        <w:t xml:space="preserve"> explain</w:t>
      </w:r>
      <w:r>
        <w:rPr>
          <w:rFonts w:ascii="Times New Roman" w:eastAsia="Times New Roman" w:hAnsi="Times New Roman" w:cs="Times New Roman"/>
        </w:rPr>
        <w:t>s</w:t>
      </w:r>
      <w:r w:rsidR="0046384C">
        <w:rPr>
          <w:rFonts w:ascii="Times New Roman" w:eastAsia="Times New Roman" w:hAnsi="Times New Roman" w:cs="Times New Roman"/>
        </w:rPr>
        <w:t xml:space="preserve"> infants’ looking responses in Thomas et al. (2022)</w:t>
      </w:r>
      <w:r w:rsidR="00B93B44">
        <w:rPr>
          <w:rFonts w:ascii="Times New Roman" w:eastAsia="Times New Roman" w:hAnsi="Times New Roman" w:cs="Times New Roman"/>
        </w:rPr>
        <w:t xml:space="preserve"> (Simulation 1)</w:t>
      </w:r>
      <w:r w:rsidR="0046384C">
        <w:rPr>
          <w:rFonts w:ascii="Times New Roman" w:eastAsia="Times New Roman" w:hAnsi="Times New Roman" w:cs="Times New Roman"/>
        </w:rPr>
        <w:t xml:space="preserve"> </w:t>
      </w:r>
      <w:r>
        <w:rPr>
          <w:rFonts w:ascii="Times New Roman" w:eastAsia="Times New Roman" w:hAnsi="Times New Roman" w:cs="Times New Roman"/>
        </w:rPr>
        <w:t xml:space="preserve">and </w:t>
      </w:r>
      <w:r w:rsidR="005865EC">
        <w:rPr>
          <w:rFonts w:ascii="Times New Roman" w:eastAsia="Times New Roman" w:hAnsi="Times New Roman" w:cs="Times New Roman"/>
        </w:rPr>
        <w:t xml:space="preserve">implies that infants may hold bidirectional expectations about the link between </w:t>
      </w:r>
      <w:r w:rsidR="001660C9">
        <w:rPr>
          <w:rFonts w:ascii="Times New Roman" w:eastAsia="Times New Roman" w:hAnsi="Times New Roman" w:cs="Times New Roman"/>
        </w:rPr>
        <w:t>saliva</w:t>
      </w:r>
      <w:r w:rsidR="005865EC">
        <w:rPr>
          <w:rFonts w:ascii="Times New Roman" w:eastAsia="Times New Roman" w:hAnsi="Times New Roman" w:cs="Times New Roman"/>
        </w:rPr>
        <w:t xml:space="preserve"> sharing and </w:t>
      </w:r>
      <w:r w:rsidR="001660C9">
        <w:rPr>
          <w:rFonts w:ascii="Times New Roman" w:eastAsia="Times New Roman" w:hAnsi="Times New Roman" w:cs="Times New Roman"/>
        </w:rPr>
        <w:t xml:space="preserve">comfort </w:t>
      </w:r>
      <w:r w:rsidR="00B93B44">
        <w:rPr>
          <w:rFonts w:ascii="Times New Roman" w:eastAsia="Times New Roman" w:hAnsi="Times New Roman" w:cs="Times New Roman"/>
        </w:rPr>
        <w:t>(Simulation 2)</w:t>
      </w:r>
      <w:r w:rsidR="0046384C">
        <w:rPr>
          <w:rFonts w:ascii="Times New Roman" w:eastAsia="Times New Roman" w:hAnsi="Times New Roman" w:cs="Times New Roman"/>
        </w:rPr>
        <w:t xml:space="preserve">. </w:t>
      </w:r>
    </w:p>
    <w:p w14:paraId="10F70BB0" w14:textId="77777777" w:rsidR="0046384C" w:rsidRDefault="0046384C" w:rsidP="0046384C">
      <w:pPr>
        <w:spacing w:line="480" w:lineRule="auto"/>
        <w:contextualSpacing/>
        <w:rPr>
          <w:rFonts w:ascii="Times New Roman" w:eastAsia="Times New Roman" w:hAnsi="Times New Roman" w:cs="Times New Roman"/>
        </w:rPr>
      </w:pPr>
    </w:p>
    <w:p w14:paraId="70880945" w14:textId="77777777" w:rsidR="0046384C" w:rsidRDefault="0046384C" w:rsidP="0046384C">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General Method</w:t>
      </w:r>
    </w:p>
    <w:p w14:paraId="2DD88DF5" w14:textId="77777777" w:rsidR="0046384C" w:rsidRDefault="0046384C" w:rsidP="0046384C">
      <w:pPr>
        <w:spacing w:line="480" w:lineRule="auto"/>
        <w:contextualSpacing/>
        <w:rPr>
          <w:rFonts w:ascii="Times New Roman" w:eastAsia="Times New Roman" w:hAnsi="Times New Roman" w:cs="Times New Roman"/>
          <w:b/>
          <w:bCs/>
          <w:i/>
          <w:iCs/>
        </w:rPr>
      </w:pPr>
      <w:r>
        <w:rPr>
          <w:rFonts w:ascii="Times New Roman" w:eastAsia="Times New Roman" w:hAnsi="Times New Roman" w:cs="Times New Roman"/>
          <w:b/>
          <w:bCs/>
          <w:i/>
          <w:iCs/>
        </w:rPr>
        <w:t>Network Architecture</w:t>
      </w:r>
    </w:p>
    <w:p w14:paraId="67CACD70" w14:textId="54D7EC9E" w:rsidR="0046384C" w:rsidRDefault="0046384C" w:rsidP="0046384C">
      <w:pPr>
        <w:spacing w:line="480" w:lineRule="auto"/>
        <w:contextualSpacing/>
        <w:rPr>
          <w:rFonts w:ascii="Times New Roman" w:hAnsi="Times New Roman" w:cs="Times New Roman"/>
        </w:rPr>
      </w:pPr>
      <w:r>
        <w:rPr>
          <w:rFonts w:ascii="Times New Roman" w:eastAsia="Times New Roman" w:hAnsi="Times New Roman" w:cs="Times New Roman"/>
        </w:rPr>
        <w:tab/>
        <w:t xml:space="preserve">The </w:t>
      </w:r>
      <w:r w:rsidR="00BE2ACA">
        <w:rPr>
          <w:rFonts w:ascii="Times New Roman" w:eastAsia="Times New Roman" w:hAnsi="Times New Roman" w:cs="Times New Roman"/>
        </w:rPr>
        <w:t>simulations reported here</w:t>
      </w:r>
      <w:r>
        <w:rPr>
          <w:rFonts w:ascii="Times New Roman" w:eastAsia="Times New Roman" w:hAnsi="Times New Roman" w:cs="Times New Roman"/>
        </w:rPr>
        <w:t xml:space="preserve"> used a three-layer, feedforward</w:t>
      </w:r>
      <w:r w:rsidR="0032017A">
        <w:rPr>
          <w:rFonts w:ascii="Times New Roman" w:eastAsia="Times New Roman" w:hAnsi="Times New Roman" w:cs="Times New Roman"/>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autoassociative</w:t>
      </w:r>
      <w:proofErr w:type="spellEnd"/>
      <w:r>
        <w:rPr>
          <w:rFonts w:ascii="Times New Roman" w:eastAsia="Times New Roman" w:hAnsi="Times New Roman" w:cs="Times New Roman"/>
        </w:rPr>
        <w:t xml:space="preserve"> neural network model (e.g., Mareschal et al., 2000) trained with backpropagation in cross-entropy error (e.g., Rumelhart et al., 1986). The hidden and output units used a sigmoid activation function. </w:t>
      </w:r>
      <w:r w:rsidRPr="001547A5">
        <w:rPr>
          <w:rFonts w:ascii="Times New Roman" w:hAnsi="Times New Roman" w:cs="Times New Roman"/>
        </w:rPr>
        <w:t xml:space="preserve">Gaussian noise was added to </w:t>
      </w:r>
      <w:r>
        <w:rPr>
          <w:rFonts w:ascii="Times New Roman" w:hAnsi="Times New Roman" w:cs="Times New Roman"/>
        </w:rPr>
        <w:t xml:space="preserve">input activations </w:t>
      </w:r>
      <w:r w:rsidRPr="001547A5">
        <w:rPr>
          <w:rFonts w:ascii="Times New Roman" w:hAnsi="Times New Roman" w:cs="Times New Roman"/>
        </w:rPr>
        <w:t xml:space="preserve">to reflect </w:t>
      </w:r>
      <w:r>
        <w:rPr>
          <w:rFonts w:ascii="Times New Roman" w:hAnsi="Times New Roman" w:cs="Times New Roman"/>
        </w:rPr>
        <w:t>infants’ noisy sensory processing</w:t>
      </w:r>
      <w:r w:rsidRPr="001547A5">
        <w:rPr>
          <w:rFonts w:ascii="Times New Roman" w:hAnsi="Times New Roman" w:cs="Times New Roman"/>
        </w:rPr>
        <w:t xml:space="preserve"> </w:t>
      </w:r>
      <w:r>
        <w:rPr>
          <w:rFonts w:ascii="Times New Roman" w:hAnsi="Times New Roman" w:cs="Times New Roman"/>
        </w:rPr>
        <w:t>(</w:t>
      </w:r>
      <w:r w:rsidRPr="001547A5">
        <w:rPr>
          <w:rFonts w:ascii="Times New Roman" w:hAnsi="Times New Roman" w:cs="Times New Roman"/>
        </w:rPr>
        <w:t>M = 0, SD = 0.</w:t>
      </w:r>
      <w:r w:rsidR="00B75578">
        <w:rPr>
          <w:rFonts w:ascii="Times New Roman" w:hAnsi="Times New Roman" w:cs="Times New Roman"/>
        </w:rPr>
        <w:t>375</w:t>
      </w:r>
      <w:r w:rsidRPr="001547A5">
        <w:rPr>
          <w:rFonts w:ascii="Times New Roman" w:hAnsi="Times New Roman" w:cs="Times New Roman"/>
        </w:rPr>
        <w:t>)</w:t>
      </w:r>
      <w:r>
        <w:rPr>
          <w:rFonts w:ascii="Times New Roman" w:hAnsi="Times New Roman" w:cs="Times New Roman"/>
        </w:rPr>
        <w:t xml:space="preserve">. </w:t>
      </w:r>
    </w:p>
    <w:p w14:paraId="6A382EEE" w14:textId="60C7C895" w:rsidR="0046384C" w:rsidRPr="005D5DBB" w:rsidRDefault="003B0649" w:rsidP="0046384C">
      <w:pPr>
        <w:keepNext/>
        <w:spacing w:line="240" w:lineRule="auto"/>
        <w:contextualSpacing/>
      </w:pPr>
      <w:r>
        <w:rPr>
          <w:rFonts w:ascii="Times New Roman" w:hAnsi="Times New Roman" w:cs="Times New Roman"/>
          <w:noProof/>
          <w:color w:val="000000" w:themeColor="text1"/>
        </w:rPr>
        <w:lastRenderedPageBreak/>
        <w:drawing>
          <wp:inline distT="0" distB="0" distL="0" distR="0" wp14:anchorId="56CFF3D1" wp14:editId="788692BD">
            <wp:extent cx="5943600" cy="4192905"/>
            <wp:effectExtent l="0" t="0" r="0" b="0"/>
            <wp:docPr id="1096101007" name="Picture 2" descr="A diagram of different types of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01007" name="Picture 2" descr="A diagram of different types of squar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4192905"/>
                    </a:xfrm>
                    <a:prstGeom prst="rect">
                      <a:avLst/>
                    </a:prstGeom>
                  </pic:spPr>
                </pic:pic>
              </a:graphicData>
            </a:graphic>
          </wp:inline>
        </w:drawing>
      </w:r>
      <w:r w:rsidR="0046384C" w:rsidRPr="00FD691F">
        <w:rPr>
          <w:rFonts w:ascii="Times New Roman" w:hAnsi="Times New Roman" w:cs="Times New Roman"/>
          <w:color w:val="000000" w:themeColor="text1"/>
        </w:rPr>
        <w:t xml:space="preserve">Figure </w:t>
      </w:r>
      <w:r w:rsidR="0046384C" w:rsidRPr="00FD691F">
        <w:rPr>
          <w:rFonts w:ascii="Times New Roman" w:hAnsi="Times New Roman" w:cs="Times New Roman"/>
          <w:color w:val="000000" w:themeColor="text1"/>
        </w:rPr>
        <w:fldChar w:fldCharType="begin"/>
      </w:r>
      <w:r w:rsidR="0046384C" w:rsidRPr="00FD691F">
        <w:rPr>
          <w:rFonts w:ascii="Times New Roman" w:hAnsi="Times New Roman" w:cs="Times New Roman"/>
          <w:color w:val="000000" w:themeColor="text1"/>
        </w:rPr>
        <w:instrText xml:space="preserve"> SEQ Figure \* ARABIC </w:instrText>
      </w:r>
      <w:r w:rsidR="0046384C" w:rsidRPr="00FD691F">
        <w:rPr>
          <w:rFonts w:ascii="Times New Roman" w:hAnsi="Times New Roman" w:cs="Times New Roman"/>
          <w:color w:val="000000" w:themeColor="text1"/>
        </w:rPr>
        <w:fldChar w:fldCharType="separate"/>
      </w:r>
      <w:r w:rsidR="00C668AE">
        <w:rPr>
          <w:rFonts w:ascii="Times New Roman" w:hAnsi="Times New Roman" w:cs="Times New Roman"/>
          <w:noProof/>
          <w:color w:val="000000" w:themeColor="text1"/>
        </w:rPr>
        <w:t>1</w:t>
      </w:r>
      <w:r w:rsidR="0046384C" w:rsidRPr="00FD691F">
        <w:rPr>
          <w:rFonts w:ascii="Times New Roman" w:hAnsi="Times New Roman" w:cs="Times New Roman"/>
          <w:color w:val="000000" w:themeColor="text1"/>
        </w:rPr>
        <w:fldChar w:fldCharType="end"/>
      </w:r>
      <w:r w:rsidR="0046384C" w:rsidRPr="00FD691F">
        <w:rPr>
          <w:rFonts w:ascii="Times New Roman" w:hAnsi="Times New Roman" w:cs="Times New Roman"/>
          <w:color w:val="000000" w:themeColor="text1"/>
        </w:rPr>
        <w:t xml:space="preserve">. Schematic of </w:t>
      </w:r>
      <w:r w:rsidR="00AE60E4">
        <w:rPr>
          <w:rFonts w:ascii="Times New Roman" w:hAnsi="Times New Roman" w:cs="Times New Roman"/>
          <w:color w:val="000000" w:themeColor="text1"/>
        </w:rPr>
        <w:t>an</w:t>
      </w:r>
      <w:r w:rsidR="00AE60E4" w:rsidRPr="00FD691F">
        <w:rPr>
          <w:rFonts w:ascii="Times New Roman" w:hAnsi="Times New Roman" w:cs="Times New Roman"/>
          <w:color w:val="000000" w:themeColor="text1"/>
        </w:rPr>
        <w:t xml:space="preserve"> </w:t>
      </w:r>
      <w:r w:rsidR="0046384C" w:rsidRPr="00FD691F">
        <w:rPr>
          <w:rFonts w:ascii="Times New Roman" w:hAnsi="Times New Roman" w:cs="Times New Roman"/>
          <w:color w:val="000000" w:themeColor="text1"/>
        </w:rPr>
        <w:t>untrained model architecture used in the current simulations.</w:t>
      </w:r>
      <w:r w:rsidR="0046384C" w:rsidRPr="00FD691F">
        <w:rPr>
          <w:rFonts w:ascii="Times New Roman" w:hAnsi="Times New Roman" w:cs="Times New Roman"/>
          <w:i/>
          <w:iCs/>
          <w:color w:val="000000" w:themeColor="text1"/>
        </w:rPr>
        <w:t xml:space="preserve"> </w:t>
      </w:r>
      <w:r w:rsidR="0046384C">
        <w:rPr>
          <w:rFonts w:ascii="Times New Roman" w:hAnsi="Times New Roman" w:cs="Times New Roman"/>
          <w:color w:val="000000" w:themeColor="text1"/>
        </w:rPr>
        <w:t xml:space="preserve">The input and output groups are identical. The input groups are written in bold. The model consisted of </w:t>
      </w:r>
      <w:r w:rsidR="00CD7C5B">
        <w:rPr>
          <w:rFonts w:ascii="Times New Roman" w:hAnsi="Times New Roman" w:cs="Times New Roman"/>
          <w:color w:val="000000" w:themeColor="text1"/>
        </w:rPr>
        <w:t xml:space="preserve">10 </w:t>
      </w:r>
      <w:r w:rsidR="0046384C">
        <w:rPr>
          <w:rFonts w:ascii="Times New Roman" w:hAnsi="Times New Roman" w:cs="Times New Roman"/>
          <w:color w:val="000000" w:themeColor="text1"/>
        </w:rPr>
        <w:t>structurally identical input and output groups: People Left/Right, Saliva Sharing Left/Right Identity, Comforting Left/Right Identity, Comforting Action, Distressed Action,</w:t>
      </w:r>
      <w:r w:rsidR="00E76EAB">
        <w:rPr>
          <w:rFonts w:ascii="Times New Roman" w:hAnsi="Times New Roman" w:cs="Times New Roman"/>
          <w:color w:val="000000" w:themeColor="text1"/>
        </w:rPr>
        <w:t xml:space="preserve"> Food Item</w:t>
      </w:r>
      <w:r w:rsidR="00760F22">
        <w:rPr>
          <w:rFonts w:ascii="Times New Roman" w:hAnsi="Times New Roman" w:cs="Times New Roman"/>
          <w:color w:val="000000" w:themeColor="text1"/>
        </w:rPr>
        <w:t>,</w:t>
      </w:r>
      <w:r w:rsidR="0046384C">
        <w:rPr>
          <w:rFonts w:ascii="Times New Roman" w:hAnsi="Times New Roman" w:cs="Times New Roman"/>
          <w:color w:val="000000" w:themeColor="text1"/>
        </w:rPr>
        <w:t xml:space="preserve"> and Saliva Sharing Action. The specific feature that a given unit coded for is shown in italics within each group.  </w:t>
      </w:r>
    </w:p>
    <w:p w14:paraId="086D5A39" w14:textId="77777777"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p>
    <w:p w14:paraId="662AF68D" w14:textId="19813C08"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model consisted of three layers (Figure 1). There were </w:t>
      </w:r>
      <w:r w:rsidR="00043690">
        <w:rPr>
          <w:rFonts w:ascii="Times New Roman" w:eastAsia="Times New Roman" w:hAnsi="Times New Roman" w:cs="Times New Roman"/>
        </w:rPr>
        <w:t xml:space="preserve">147 </w:t>
      </w:r>
      <w:r>
        <w:rPr>
          <w:rFonts w:ascii="Times New Roman" w:eastAsia="Times New Roman" w:hAnsi="Times New Roman" w:cs="Times New Roman"/>
        </w:rPr>
        <w:t xml:space="preserve">input units, 30 hidden units, and </w:t>
      </w:r>
      <w:r w:rsidR="00043690">
        <w:rPr>
          <w:rFonts w:ascii="Times New Roman" w:eastAsia="Times New Roman" w:hAnsi="Times New Roman" w:cs="Times New Roman"/>
        </w:rPr>
        <w:t xml:space="preserve">147 </w:t>
      </w:r>
      <w:r>
        <w:rPr>
          <w:rFonts w:ascii="Times New Roman" w:eastAsia="Times New Roman" w:hAnsi="Times New Roman" w:cs="Times New Roman"/>
        </w:rPr>
        <w:t xml:space="preserve">output units. The </w:t>
      </w:r>
      <w:r w:rsidR="00043690">
        <w:rPr>
          <w:rFonts w:ascii="Times New Roman" w:eastAsia="Times New Roman" w:hAnsi="Times New Roman" w:cs="Times New Roman"/>
        </w:rPr>
        <w:t xml:space="preserve">147 </w:t>
      </w:r>
      <w:r>
        <w:rPr>
          <w:rFonts w:ascii="Times New Roman" w:eastAsia="Times New Roman" w:hAnsi="Times New Roman" w:cs="Times New Roman"/>
        </w:rPr>
        <w:t xml:space="preserve">input and output units were divided into </w:t>
      </w:r>
      <w:r w:rsidR="00043690">
        <w:rPr>
          <w:rFonts w:ascii="Times New Roman" w:eastAsia="Times New Roman" w:hAnsi="Times New Roman" w:cs="Times New Roman"/>
        </w:rPr>
        <w:t xml:space="preserve">10 </w:t>
      </w:r>
      <w:r>
        <w:rPr>
          <w:rFonts w:ascii="Times New Roman" w:eastAsia="Times New Roman" w:hAnsi="Times New Roman" w:cs="Times New Roman"/>
        </w:rPr>
        <w:t xml:space="preserve">groups of units—the output groups were identical to the input groups. These groups—along with the number of units that comprised them—are shown in Figure 1. A few things are worth noting about the model architecture. The first is that the </w:t>
      </w:r>
      <w:r w:rsidRPr="00592881">
        <w:rPr>
          <w:rFonts w:ascii="Times New Roman" w:eastAsia="Times New Roman" w:hAnsi="Times New Roman" w:cs="Times New Roman"/>
        </w:rPr>
        <w:t xml:space="preserve">Saliva Sharing Identity and Comforting Identity groups captured </w:t>
      </w:r>
      <w:r>
        <w:rPr>
          <w:rFonts w:ascii="Times New Roman" w:eastAsia="Times New Roman" w:hAnsi="Times New Roman" w:cs="Times New Roman"/>
        </w:rPr>
        <w:t xml:space="preserve">the </w:t>
      </w:r>
      <w:r>
        <w:rPr>
          <w:rFonts w:ascii="Times New Roman" w:eastAsia="Times New Roman" w:hAnsi="Times New Roman" w:cs="Times New Roman"/>
          <w:i/>
          <w:iCs/>
        </w:rPr>
        <w:t>property</w:t>
      </w:r>
      <w:r>
        <w:rPr>
          <w:rFonts w:ascii="Times New Roman" w:eastAsia="Times New Roman" w:hAnsi="Times New Roman" w:cs="Times New Roman"/>
        </w:rPr>
        <w:t xml:space="preserve"> of being a</w:t>
      </w:r>
      <w:r w:rsidRPr="00592881">
        <w:rPr>
          <w:rFonts w:ascii="Times New Roman" w:eastAsia="Times New Roman" w:hAnsi="Times New Roman" w:cs="Times New Roman"/>
        </w:rPr>
        <w:t xml:space="preserve"> saliva sharer or comforter</w:t>
      </w:r>
      <w:r>
        <w:rPr>
          <w:rFonts w:ascii="Times New Roman" w:eastAsia="Times New Roman" w:hAnsi="Times New Roman" w:cs="Times New Roman"/>
        </w:rPr>
        <w:t>;</w:t>
      </w:r>
      <w:r w:rsidRPr="00592881">
        <w:rPr>
          <w:rFonts w:ascii="Times New Roman" w:eastAsia="Times New Roman" w:hAnsi="Times New Roman" w:cs="Times New Roman"/>
        </w:rPr>
        <w:t xml:space="preserve"> the Saliva Sharing Action and Comforting Action groups captured </w:t>
      </w:r>
      <w:r>
        <w:rPr>
          <w:rFonts w:ascii="Times New Roman" w:eastAsia="Times New Roman" w:hAnsi="Times New Roman" w:cs="Times New Roman"/>
        </w:rPr>
        <w:t xml:space="preserve">the </w:t>
      </w:r>
      <w:r>
        <w:rPr>
          <w:rFonts w:ascii="Times New Roman" w:eastAsia="Times New Roman" w:hAnsi="Times New Roman" w:cs="Times New Roman"/>
          <w:i/>
          <w:iCs/>
        </w:rPr>
        <w:t xml:space="preserve">action </w:t>
      </w:r>
      <w:r>
        <w:rPr>
          <w:rFonts w:ascii="Times New Roman" w:eastAsia="Times New Roman" w:hAnsi="Times New Roman" w:cs="Times New Roman"/>
        </w:rPr>
        <w:t>of engaging</w:t>
      </w:r>
      <w:r w:rsidRPr="00592881">
        <w:rPr>
          <w:rFonts w:ascii="Times New Roman" w:eastAsia="Times New Roman" w:hAnsi="Times New Roman" w:cs="Times New Roman"/>
        </w:rPr>
        <w:t xml:space="preserve"> in saliva sharing or comforting.</w:t>
      </w:r>
      <w:r>
        <w:rPr>
          <w:rFonts w:ascii="Times New Roman" w:eastAsia="Times New Roman" w:hAnsi="Times New Roman" w:cs="Times New Roman"/>
        </w:rPr>
        <w:t xml:space="preserve"> By separating an individual’s property from its action, it was possible for the model to </w:t>
      </w:r>
      <w:r w:rsidRPr="00592881">
        <w:rPr>
          <w:rFonts w:ascii="Times New Roman" w:eastAsia="Times New Roman" w:hAnsi="Times New Roman" w:cs="Times New Roman"/>
        </w:rPr>
        <w:t xml:space="preserve">represent </w:t>
      </w:r>
      <w:r w:rsidRPr="00592881">
        <w:rPr>
          <w:rFonts w:ascii="Times New Roman" w:eastAsia="Times New Roman" w:hAnsi="Times New Roman" w:cs="Times New Roman"/>
        </w:rPr>
        <w:lastRenderedPageBreak/>
        <w:t xml:space="preserve">situations in which a former comforter </w:t>
      </w:r>
      <w:r>
        <w:rPr>
          <w:rFonts w:ascii="Times New Roman" w:eastAsia="Times New Roman" w:hAnsi="Times New Roman" w:cs="Times New Roman"/>
        </w:rPr>
        <w:t>engages</w:t>
      </w:r>
      <w:r w:rsidRPr="00592881">
        <w:rPr>
          <w:rFonts w:ascii="Times New Roman" w:eastAsia="Times New Roman" w:hAnsi="Times New Roman" w:cs="Times New Roman"/>
        </w:rPr>
        <w:t xml:space="preserve"> in saliva sharing or a former saliva sharer </w:t>
      </w:r>
      <w:r>
        <w:rPr>
          <w:rFonts w:ascii="Times New Roman" w:eastAsia="Times New Roman" w:hAnsi="Times New Roman" w:cs="Times New Roman"/>
        </w:rPr>
        <w:t>engages in comforting. The second is that for each input group, the model’s task was to activate in the output layer exactly those units that were active in the input layer. The third is that localist representations—in which a single unit represented a single concept—were adopted for each group to simplify the interpretation and analysis of the model. The fourth is that although the names of the groups and features were conceptually laden (e.g., Distressed Action), we do not intend to suggest that infants see these features in a semantically meaningful or rich way. We use these terms simply to make it easier to understand the structure of the model. The final comment is that because saliva/non-saliva sharing and comforting/non-comforting necessarily occur between two people, it was always the case in the current simulation that the model saw two people (i.e., at all points a single unit was turned on in the People Left</w:t>
      </w:r>
      <w:r w:rsidR="00FC776D">
        <w:rPr>
          <w:rFonts w:ascii="Times New Roman" w:eastAsia="Times New Roman" w:hAnsi="Times New Roman" w:cs="Times New Roman"/>
        </w:rPr>
        <w:t>/</w:t>
      </w:r>
      <w:r>
        <w:rPr>
          <w:rFonts w:ascii="Times New Roman" w:eastAsia="Times New Roman" w:hAnsi="Times New Roman" w:cs="Times New Roman"/>
        </w:rPr>
        <w:t>Right groups).</w:t>
      </w:r>
    </w:p>
    <w:p w14:paraId="194161C2" w14:textId="77777777" w:rsidR="0046384C" w:rsidRDefault="0046384C" w:rsidP="0046384C">
      <w:pPr>
        <w:spacing w:line="480" w:lineRule="auto"/>
        <w:contextualSpacing/>
        <w:rPr>
          <w:rFonts w:ascii="Times New Roman" w:eastAsia="Times New Roman" w:hAnsi="Times New Roman" w:cs="Times New Roman"/>
        </w:rPr>
      </w:pPr>
    </w:p>
    <w:p w14:paraId="7C4FFD7B" w14:textId="77777777"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Pretraining </w:t>
      </w:r>
    </w:p>
    <w:p w14:paraId="23BC45C1" w14:textId="79D55CC2" w:rsidR="0046384C" w:rsidRPr="001B1679" w:rsidRDefault="0046384C" w:rsidP="0046384C">
      <w:pPr>
        <w:pStyle w:val="Caption"/>
        <w:keepNext/>
        <w:contextualSpacing/>
        <w:rPr>
          <w:rFonts w:ascii="Times New Roman" w:hAnsi="Times New Roman" w:cs="Times New Roman"/>
          <w:i w:val="0"/>
          <w:iCs w:val="0"/>
          <w:color w:val="000000" w:themeColor="text1"/>
          <w:sz w:val="24"/>
          <w:szCs w:val="24"/>
        </w:rPr>
      </w:pPr>
      <w:r w:rsidRPr="001B1679">
        <w:rPr>
          <w:rFonts w:ascii="Times New Roman" w:hAnsi="Times New Roman" w:cs="Times New Roman"/>
          <w:i w:val="0"/>
          <w:iCs w:val="0"/>
          <w:color w:val="000000" w:themeColor="text1"/>
          <w:sz w:val="24"/>
          <w:szCs w:val="24"/>
        </w:rPr>
        <w:t xml:space="preserve">Table </w:t>
      </w:r>
      <w:r w:rsidRPr="001B1679">
        <w:rPr>
          <w:rFonts w:ascii="Times New Roman" w:hAnsi="Times New Roman" w:cs="Times New Roman"/>
          <w:i w:val="0"/>
          <w:iCs w:val="0"/>
          <w:color w:val="000000" w:themeColor="text1"/>
          <w:sz w:val="24"/>
          <w:szCs w:val="24"/>
        </w:rPr>
        <w:fldChar w:fldCharType="begin"/>
      </w:r>
      <w:r w:rsidRPr="001B1679">
        <w:rPr>
          <w:rFonts w:ascii="Times New Roman" w:hAnsi="Times New Roman" w:cs="Times New Roman"/>
          <w:i w:val="0"/>
          <w:iCs w:val="0"/>
          <w:color w:val="000000" w:themeColor="text1"/>
          <w:sz w:val="24"/>
          <w:szCs w:val="24"/>
        </w:rPr>
        <w:instrText xml:space="preserve"> SEQ Table \* ARABIC </w:instrText>
      </w:r>
      <w:r w:rsidRPr="001B1679">
        <w:rPr>
          <w:rFonts w:ascii="Times New Roman" w:hAnsi="Times New Roman" w:cs="Times New Roman"/>
          <w:i w:val="0"/>
          <w:iCs w:val="0"/>
          <w:color w:val="000000" w:themeColor="text1"/>
          <w:sz w:val="24"/>
          <w:szCs w:val="24"/>
        </w:rPr>
        <w:fldChar w:fldCharType="separate"/>
      </w:r>
      <w:r w:rsidR="00C668AE">
        <w:rPr>
          <w:rFonts w:ascii="Times New Roman" w:hAnsi="Times New Roman" w:cs="Times New Roman"/>
          <w:i w:val="0"/>
          <w:iCs w:val="0"/>
          <w:noProof/>
          <w:color w:val="000000" w:themeColor="text1"/>
          <w:sz w:val="24"/>
          <w:szCs w:val="24"/>
        </w:rPr>
        <w:t>1</w:t>
      </w:r>
      <w:r w:rsidRPr="001B1679">
        <w:rPr>
          <w:rFonts w:ascii="Times New Roman" w:hAnsi="Times New Roman" w:cs="Times New Roman"/>
          <w:i w:val="0"/>
          <w:iCs w:val="0"/>
          <w:color w:val="000000" w:themeColor="text1"/>
          <w:sz w:val="24"/>
          <w:szCs w:val="24"/>
        </w:rPr>
        <w:fldChar w:fldCharType="end"/>
      </w:r>
      <w:r w:rsidRPr="001B1679">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Eight pretraining events used to approximate infants’ everyday experience with saliva sharing, comforting, and distress, including events that link these actions. </w:t>
      </w:r>
    </w:p>
    <w:tbl>
      <w:tblPr>
        <w:tblStyle w:val="TableGrid"/>
        <w:tblW w:w="11062" w:type="dxa"/>
        <w:tblInd w:w="-714" w:type="dxa"/>
        <w:tblLook w:val="04A0" w:firstRow="1" w:lastRow="0" w:firstColumn="1" w:lastColumn="0" w:noHBand="0" w:noVBand="1"/>
      </w:tblPr>
      <w:tblGrid>
        <w:gridCol w:w="2694"/>
        <w:gridCol w:w="3832"/>
        <w:gridCol w:w="4536"/>
      </w:tblGrid>
      <w:tr w:rsidR="0046384C" w14:paraId="09951CEE" w14:textId="77777777" w:rsidTr="00326BB5">
        <w:tc>
          <w:tcPr>
            <w:tcW w:w="2694" w:type="dxa"/>
            <w:tcBorders>
              <w:left w:val="nil"/>
              <w:bottom w:val="single" w:sz="4" w:space="0" w:color="auto"/>
              <w:right w:val="nil"/>
            </w:tcBorders>
          </w:tcPr>
          <w:p w14:paraId="08CCD083"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Event Type</w:t>
            </w:r>
          </w:p>
        </w:tc>
        <w:tc>
          <w:tcPr>
            <w:tcW w:w="3832" w:type="dxa"/>
            <w:tcBorders>
              <w:left w:val="nil"/>
              <w:bottom w:val="single" w:sz="4" w:space="0" w:color="auto"/>
              <w:right w:val="nil"/>
            </w:tcBorders>
          </w:tcPr>
          <w:p w14:paraId="3467EB6F"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Key Action(s)</w:t>
            </w:r>
          </w:p>
        </w:tc>
        <w:tc>
          <w:tcPr>
            <w:tcW w:w="4536" w:type="dxa"/>
            <w:tcBorders>
              <w:left w:val="nil"/>
              <w:bottom w:val="single" w:sz="4" w:space="0" w:color="auto"/>
              <w:right w:val="nil"/>
            </w:tcBorders>
          </w:tcPr>
          <w:p w14:paraId="11BFE3DC"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Purpose of Pretraining</w:t>
            </w:r>
          </w:p>
        </w:tc>
      </w:tr>
      <w:tr w:rsidR="0046384C" w14:paraId="1FCF0409" w14:textId="77777777" w:rsidTr="00326BB5">
        <w:tc>
          <w:tcPr>
            <w:tcW w:w="2694" w:type="dxa"/>
            <w:tcBorders>
              <w:top w:val="single" w:sz="4" w:space="0" w:color="auto"/>
              <w:left w:val="nil"/>
              <w:bottom w:val="nil"/>
              <w:right w:val="nil"/>
            </w:tcBorders>
          </w:tcPr>
          <w:p w14:paraId="38839E2B"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Saliva Sharing Only</w:t>
            </w:r>
          </w:p>
        </w:tc>
        <w:tc>
          <w:tcPr>
            <w:tcW w:w="3832" w:type="dxa"/>
            <w:tcBorders>
              <w:top w:val="single" w:sz="4" w:space="0" w:color="auto"/>
              <w:left w:val="nil"/>
              <w:bottom w:val="nil"/>
              <w:right w:val="nil"/>
            </w:tcBorders>
          </w:tcPr>
          <w:p w14:paraId="2C57AAF1" w14:textId="74F64C78"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Two individuals sharing saliva</w:t>
            </w:r>
            <w:r w:rsidR="002A18EE">
              <w:rPr>
                <w:rFonts w:ascii="Times New Roman" w:eastAsia="Times New Roman" w:hAnsi="Times New Roman" w:cs="Times New Roman"/>
              </w:rPr>
              <w:t xml:space="preserve"> via different foods</w:t>
            </w:r>
          </w:p>
        </w:tc>
        <w:tc>
          <w:tcPr>
            <w:tcW w:w="4536" w:type="dxa"/>
            <w:tcBorders>
              <w:top w:val="single" w:sz="4" w:space="0" w:color="auto"/>
              <w:left w:val="nil"/>
              <w:bottom w:val="nil"/>
              <w:right w:val="nil"/>
            </w:tcBorders>
          </w:tcPr>
          <w:p w14:paraId="3A45B8CB"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Encode representation of saliva sharing</w:t>
            </w:r>
          </w:p>
        </w:tc>
      </w:tr>
      <w:tr w:rsidR="0046384C" w14:paraId="26D3EF55" w14:textId="77777777" w:rsidTr="00326BB5">
        <w:tc>
          <w:tcPr>
            <w:tcW w:w="2694" w:type="dxa"/>
            <w:tcBorders>
              <w:top w:val="nil"/>
              <w:left w:val="nil"/>
              <w:bottom w:val="nil"/>
              <w:right w:val="nil"/>
            </w:tcBorders>
          </w:tcPr>
          <w:p w14:paraId="63DAA143"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Saliva Sharing + Comfort + Distress</w:t>
            </w:r>
          </w:p>
        </w:tc>
        <w:tc>
          <w:tcPr>
            <w:tcW w:w="3832" w:type="dxa"/>
            <w:tcBorders>
              <w:top w:val="nil"/>
              <w:left w:val="nil"/>
              <w:bottom w:val="nil"/>
              <w:right w:val="nil"/>
            </w:tcBorders>
          </w:tcPr>
          <w:p w14:paraId="556978EE"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One individual </w:t>
            </w:r>
            <w:proofErr w:type="gramStart"/>
            <w:r>
              <w:rPr>
                <w:rFonts w:ascii="Times New Roman" w:eastAsia="Times New Roman" w:hAnsi="Times New Roman" w:cs="Times New Roman"/>
              </w:rPr>
              <w:t>comforts</w:t>
            </w:r>
            <w:proofErr w:type="gramEnd"/>
            <w:r>
              <w:rPr>
                <w:rFonts w:ascii="Times New Roman" w:eastAsia="Times New Roman" w:hAnsi="Times New Roman" w:cs="Times New Roman"/>
              </w:rPr>
              <w:t xml:space="preserve"> their saliva-sharing partner when distressed</w:t>
            </w:r>
          </w:p>
        </w:tc>
        <w:tc>
          <w:tcPr>
            <w:tcW w:w="4536" w:type="dxa"/>
            <w:tcBorders>
              <w:top w:val="nil"/>
              <w:left w:val="nil"/>
              <w:bottom w:val="nil"/>
              <w:right w:val="nil"/>
            </w:tcBorders>
          </w:tcPr>
          <w:p w14:paraId="4A512A63"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Establish a common representation linking saliva sharing and comfort via shared individual </w:t>
            </w:r>
          </w:p>
        </w:tc>
      </w:tr>
      <w:tr w:rsidR="0046384C" w14:paraId="2FAAD6B4" w14:textId="77777777" w:rsidTr="00326BB5">
        <w:tc>
          <w:tcPr>
            <w:tcW w:w="2694" w:type="dxa"/>
            <w:tcBorders>
              <w:top w:val="nil"/>
              <w:left w:val="nil"/>
              <w:bottom w:val="nil"/>
              <w:right w:val="nil"/>
            </w:tcBorders>
          </w:tcPr>
          <w:p w14:paraId="2B9161C7"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Non-Saliva Sharing Only </w:t>
            </w:r>
          </w:p>
        </w:tc>
        <w:tc>
          <w:tcPr>
            <w:tcW w:w="3832" w:type="dxa"/>
            <w:tcBorders>
              <w:top w:val="nil"/>
              <w:left w:val="nil"/>
              <w:bottom w:val="nil"/>
              <w:right w:val="nil"/>
            </w:tcBorders>
          </w:tcPr>
          <w:p w14:paraId="0360D73A"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Two individuals share something other than saliva</w:t>
            </w:r>
          </w:p>
        </w:tc>
        <w:tc>
          <w:tcPr>
            <w:tcW w:w="4536" w:type="dxa"/>
            <w:tcBorders>
              <w:top w:val="nil"/>
              <w:left w:val="nil"/>
              <w:bottom w:val="nil"/>
              <w:right w:val="nil"/>
            </w:tcBorders>
          </w:tcPr>
          <w:p w14:paraId="352D8DEF"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Encode representation of non-saliva sharing</w:t>
            </w:r>
          </w:p>
        </w:tc>
      </w:tr>
      <w:tr w:rsidR="0046384C" w14:paraId="0C0007A7" w14:textId="77777777" w:rsidTr="00326BB5">
        <w:tc>
          <w:tcPr>
            <w:tcW w:w="2694" w:type="dxa"/>
            <w:tcBorders>
              <w:top w:val="nil"/>
              <w:left w:val="nil"/>
              <w:bottom w:val="nil"/>
              <w:right w:val="nil"/>
            </w:tcBorders>
          </w:tcPr>
          <w:p w14:paraId="47FB78CE"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Non-Saliva Sharing + </w:t>
            </w:r>
            <w:proofErr w:type="gramStart"/>
            <w:r>
              <w:rPr>
                <w:rFonts w:ascii="Times New Roman" w:eastAsia="Times New Roman" w:hAnsi="Times New Roman" w:cs="Times New Roman"/>
              </w:rPr>
              <w:t>Non-Comfort</w:t>
            </w:r>
            <w:proofErr w:type="gramEnd"/>
            <w:r>
              <w:rPr>
                <w:rFonts w:ascii="Times New Roman" w:eastAsia="Times New Roman" w:hAnsi="Times New Roman" w:cs="Times New Roman"/>
              </w:rPr>
              <w:t xml:space="preserve"> + Distress </w:t>
            </w:r>
          </w:p>
        </w:tc>
        <w:tc>
          <w:tcPr>
            <w:tcW w:w="3832" w:type="dxa"/>
            <w:tcBorders>
              <w:top w:val="nil"/>
              <w:left w:val="nil"/>
              <w:bottom w:val="nil"/>
              <w:right w:val="nil"/>
            </w:tcBorders>
          </w:tcPr>
          <w:p w14:paraId="15564045"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One individual does not comfort their non-saliva-sharing partner when distressed</w:t>
            </w:r>
          </w:p>
        </w:tc>
        <w:tc>
          <w:tcPr>
            <w:tcW w:w="4536" w:type="dxa"/>
            <w:tcBorders>
              <w:top w:val="nil"/>
              <w:left w:val="nil"/>
              <w:bottom w:val="nil"/>
              <w:right w:val="nil"/>
            </w:tcBorders>
          </w:tcPr>
          <w:p w14:paraId="28EC4AD8"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Establish a common representation linking non-saliva sharing and non-comfort via shared individual</w:t>
            </w:r>
          </w:p>
        </w:tc>
      </w:tr>
      <w:tr w:rsidR="0046384C" w14:paraId="5DEE1750" w14:textId="77777777" w:rsidTr="00326BB5">
        <w:tc>
          <w:tcPr>
            <w:tcW w:w="2694" w:type="dxa"/>
            <w:tcBorders>
              <w:top w:val="nil"/>
              <w:left w:val="nil"/>
              <w:bottom w:val="nil"/>
              <w:right w:val="nil"/>
            </w:tcBorders>
          </w:tcPr>
          <w:p w14:paraId="78325A92"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Comfort + Distress</w:t>
            </w:r>
          </w:p>
        </w:tc>
        <w:tc>
          <w:tcPr>
            <w:tcW w:w="3832" w:type="dxa"/>
            <w:tcBorders>
              <w:top w:val="nil"/>
              <w:left w:val="nil"/>
              <w:bottom w:val="nil"/>
              <w:right w:val="nil"/>
            </w:tcBorders>
          </w:tcPr>
          <w:p w14:paraId="3EC98920"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One individual </w:t>
            </w:r>
            <w:proofErr w:type="gramStart"/>
            <w:r>
              <w:rPr>
                <w:rFonts w:ascii="Times New Roman" w:eastAsia="Times New Roman" w:hAnsi="Times New Roman" w:cs="Times New Roman"/>
              </w:rPr>
              <w:t>comforts</w:t>
            </w:r>
            <w:proofErr w:type="gramEnd"/>
            <w:r>
              <w:rPr>
                <w:rFonts w:ascii="Times New Roman" w:eastAsia="Times New Roman" w:hAnsi="Times New Roman" w:cs="Times New Roman"/>
              </w:rPr>
              <w:t xml:space="preserve"> their distressed partner</w:t>
            </w:r>
          </w:p>
        </w:tc>
        <w:tc>
          <w:tcPr>
            <w:tcW w:w="4536" w:type="dxa"/>
            <w:tcBorders>
              <w:top w:val="nil"/>
              <w:left w:val="nil"/>
              <w:bottom w:val="nil"/>
              <w:right w:val="nil"/>
            </w:tcBorders>
          </w:tcPr>
          <w:p w14:paraId="549E74A7"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Encode representation of comforting </w:t>
            </w:r>
          </w:p>
        </w:tc>
      </w:tr>
      <w:tr w:rsidR="0046384C" w14:paraId="14697474" w14:textId="77777777" w:rsidTr="00326BB5">
        <w:tc>
          <w:tcPr>
            <w:tcW w:w="2694" w:type="dxa"/>
            <w:tcBorders>
              <w:top w:val="nil"/>
              <w:left w:val="nil"/>
              <w:bottom w:val="nil"/>
              <w:right w:val="nil"/>
            </w:tcBorders>
          </w:tcPr>
          <w:p w14:paraId="12014071"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Comfort + Saliva Sharing</w:t>
            </w:r>
          </w:p>
        </w:tc>
        <w:tc>
          <w:tcPr>
            <w:tcW w:w="3832" w:type="dxa"/>
            <w:tcBorders>
              <w:top w:val="nil"/>
              <w:left w:val="nil"/>
              <w:bottom w:val="nil"/>
              <w:right w:val="nil"/>
            </w:tcBorders>
          </w:tcPr>
          <w:p w14:paraId="5511E380" w14:textId="48F4DB12"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 former comforter shares saliva with their previously distressed partner</w:t>
            </w:r>
            <w:r w:rsidR="002A18EE">
              <w:rPr>
                <w:rFonts w:ascii="Times New Roman" w:eastAsia="Times New Roman" w:hAnsi="Times New Roman" w:cs="Times New Roman"/>
              </w:rPr>
              <w:t xml:space="preserve"> via different foods</w:t>
            </w:r>
          </w:p>
        </w:tc>
        <w:tc>
          <w:tcPr>
            <w:tcW w:w="4536" w:type="dxa"/>
            <w:tcBorders>
              <w:top w:val="nil"/>
              <w:left w:val="nil"/>
              <w:bottom w:val="nil"/>
              <w:right w:val="nil"/>
            </w:tcBorders>
          </w:tcPr>
          <w:p w14:paraId="2A518509"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Establish common representation linking comforting and saliva sharing via a shared individual </w:t>
            </w:r>
          </w:p>
        </w:tc>
      </w:tr>
      <w:tr w:rsidR="0046384C" w14:paraId="06D09971" w14:textId="77777777" w:rsidTr="00326BB5">
        <w:tc>
          <w:tcPr>
            <w:tcW w:w="2694" w:type="dxa"/>
            <w:tcBorders>
              <w:top w:val="nil"/>
              <w:left w:val="nil"/>
              <w:bottom w:val="nil"/>
              <w:right w:val="nil"/>
            </w:tcBorders>
          </w:tcPr>
          <w:p w14:paraId="2CA532E0"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Non-Comfort + Distress</w:t>
            </w:r>
          </w:p>
        </w:tc>
        <w:tc>
          <w:tcPr>
            <w:tcW w:w="3832" w:type="dxa"/>
            <w:tcBorders>
              <w:top w:val="nil"/>
              <w:left w:val="nil"/>
              <w:bottom w:val="nil"/>
              <w:right w:val="nil"/>
            </w:tcBorders>
          </w:tcPr>
          <w:p w14:paraId="589D7FB5"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One individual fails to comfort a distressed partner </w:t>
            </w:r>
          </w:p>
        </w:tc>
        <w:tc>
          <w:tcPr>
            <w:tcW w:w="4536" w:type="dxa"/>
            <w:tcBorders>
              <w:top w:val="nil"/>
              <w:left w:val="nil"/>
              <w:bottom w:val="nil"/>
              <w:right w:val="nil"/>
            </w:tcBorders>
          </w:tcPr>
          <w:p w14:paraId="2D3935C5"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Encode representation of non-comforting</w:t>
            </w:r>
          </w:p>
        </w:tc>
      </w:tr>
      <w:tr w:rsidR="0046384C" w14:paraId="39C2DE4A" w14:textId="77777777" w:rsidTr="00326BB5">
        <w:trPr>
          <w:trHeight w:val="1529"/>
        </w:trPr>
        <w:tc>
          <w:tcPr>
            <w:tcW w:w="2694" w:type="dxa"/>
            <w:tcBorders>
              <w:top w:val="nil"/>
              <w:left w:val="nil"/>
              <w:bottom w:val="single" w:sz="4" w:space="0" w:color="auto"/>
              <w:right w:val="nil"/>
            </w:tcBorders>
          </w:tcPr>
          <w:p w14:paraId="0B9B337C"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Non-Comfort + Non-Saliva Sharing</w:t>
            </w:r>
          </w:p>
        </w:tc>
        <w:tc>
          <w:tcPr>
            <w:tcW w:w="3832" w:type="dxa"/>
            <w:tcBorders>
              <w:top w:val="nil"/>
              <w:left w:val="nil"/>
              <w:bottom w:val="single" w:sz="4" w:space="0" w:color="auto"/>
              <w:right w:val="nil"/>
            </w:tcBorders>
          </w:tcPr>
          <w:p w14:paraId="5C12CEB2"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One individual does not share saliva with a non-distressed partner</w:t>
            </w:r>
          </w:p>
        </w:tc>
        <w:tc>
          <w:tcPr>
            <w:tcW w:w="4536" w:type="dxa"/>
            <w:tcBorders>
              <w:top w:val="nil"/>
              <w:left w:val="nil"/>
              <w:bottom w:val="single" w:sz="4" w:space="0" w:color="auto"/>
              <w:right w:val="nil"/>
            </w:tcBorders>
          </w:tcPr>
          <w:p w14:paraId="58907AC6"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Establish common representation linking non-comforting and non-saliva sharing via a shared individual</w:t>
            </w:r>
          </w:p>
        </w:tc>
      </w:tr>
    </w:tbl>
    <w:p w14:paraId="03D686FE" w14:textId="77777777"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p>
    <w:p w14:paraId="58056409" w14:textId="1CE8580C"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pretraining phase—which approximated infants’ real-world experience—lasted from anywhere between 600 and 800 epochs, in increments of 100. Different numbers of epochs were used to ensure that the network’s performance was not idiosyncratic to the length of the pretraining phase</w:t>
      </w:r>
      <w:r w:rsidR="00043690">
        <w:rPr>
          <w:rFonts w:ascii="Times New Roman" w:eastAsia="Times New Roman" w:hAnsi="Times New Roman" w:cs="Times New Roman"/>
        </w:rPr>
        <w:t xml:space="preserve">, </w:t>
      </w:r>
      <w:commentRangeStart w:id="71"/>
      <w:commentRangeStart w:id="72"/>
      <w:r w:rsidR="00043690">
        <w:rPr>
          <w:rFonts w:ascii="Times New Roman" w:eastAsia="Times New Roman" w:hAnsi="Times New Roman" w:cs="Times New Roman"/>
        </w:rPr>
        <w:t>and different food items were used in each saliva sharing event to instantiate the idea that the crucial link is between saliva sharing</w:t>
      </w:r>
      <w:r w:rsidR="00771581">
        <w:rPr>
          <w:rFonts w:ascii="Times New Roman" w:eastAsia="Times New Roman" w:hAnsi="Times New Roman" w:cs="Times New Roman"/>
        </w:rPr>
        <w:t xml:space="preserve"> and comforting rather than between food sharing and comforting</w:t>
      </w:r>
      <w:commentRangeEnd w:id="71"/>
      <w:r w:rsidR="00645E48">
        <w:rPr>
          <w:rStyle w:val="CommentReference"/>
        </w:rPr>
        <w:commentReference w:id="71"/>
      </w:r>
      <w:commentRangeEnd w:id="72"/>
      <w:r w:rsidR="00D26A93">
        <w:rPr>
          <w:rStyle w:val="CommentReference"/>
        </w:rPr>
        <w:commentReference w:id="72"/>
      </w:r>
      <w:r>
        <w:rPr>
          <w:rFonts w:ascii="Times New Roman" w:eastAsia="Times New Roman" w:hAnsi="Times New Roman" w:cs="Times New Roman"/>
        </w:rPr>
        <w:t xml:space="preserve">. Networks experienced eight kinds of events during training (Table 1).  Each event was shown 10 different times. A unique combination of people was shown in each instance. These events instantiated our assumptions about the kinds of real-world, saliva sharing and comforting experience that influenced infants’ looking behaviors in Thomas et al. (2022). </w:t>
      </w:r>
      <w:r>
        <w:rPr>
          <w:rFonts w:ascii="Times New Roman" w:eastAsia="Times New Roman" w:hAnsi="Times New Roman" w:cs="Times New Roman"/>
        </w:rPr>
        <w:lastRenderedPageBreak/>
        <w:t xml:space="preserve">Each event was implemented by activating the relevant units in the Person, Saliva Sharing/Comforting Identity groups, Distressed Action, Saliva Sharing/Comforting Action groups (see the Appendix for details about which features were turned on for each event type). </w:t>
      </w:r>
    </w:p>
    <w:p w14:paraId="61DB9C16" w14:textId="77777777" w:rsidR="0046384C" w:rsidRDefault="0046384C" w:rsidP="0046384C">
      <w:pPr>
        <w:spacing w:line="480" w:lineRule="auto"/>
        <w:contextualSpacing/>
        <w:rPr>
          <w:rFonts w:ascii="Times New Roman" w:eastAsia="Times New Roman" w:hAnsi="Times New Roman" w:cs="Times New Roman"/>
        </w:rPr>
      </w:pPr>
    </w:p>
    <w:p w14:paraId="40FFEAA2" w14:textId="77777777" w:rsidR="0046384C" w:rsidRDefault="0046384C" w:rsidP="0046384C">
      <w:pPr>
        <w:contextualSpacing/>
        <w:rPr>
          <w:rFonts w:ascii="Times New Roman" w:eastAsia="Times New Roman" w:hAnsi="Times New Roman" w:cs="Times New Roman"/>
          <w:b/>
          <w:bCs/>
        </w:rPr>
      </w:pPr>
      <w:r>
        <w:rPr>
          <w:rFonts w:ascii="Times New Roman" w:eastAsia="Times New Roman" w:hAnsi="Times New Roman" w:cs="Times New Roman"/>
          <w:b/>
          <w:bCs/>
        </w:rPr>
        <w:t xml:space="preserve">Familiarization </w:t>
      </w:r>
    </w:p>
    <w:p w14:paraId="34D91F3F" w14:textId="0C329F57"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Following the pretraining phase, networks were randomly assigned to 1 of </w:t>
      </w:r>
      <w:r w:rsidR="006A4336">
        <w:rPr>
          <w:rFonts w:ascii="Times New Roman" w:eastAsia="Times New Roman" w:hAnsi="Times New Roman" w:cs="Times New Roman"/>
        </w:rPr>
        <w:t>3</w:t>
      </w:r>
      <w:r>
        <w:rPr>
          <w:rFonts w:ascii="Times New Roman" w:eastAsia="Times New Roman" w:hAnsi="Times New Roman" w:cs="Times New Roman"/>
        </w:rPr>
        <w:t xml:space="preserve"> conditions</w:t>
      </w:r>
      <w:r w:rsidR="008A6C20">
        <w:rPr>
          <w:rFonts w:ascii="Times New Roman" w:eastAsia="Times New Roman" w:hAnsi="Times New Roman" w:cs="Times New Roman"/>
        </w:rPr>
        <w:t xml:space="preserve"> (20 networks per condition)</w:t>
      </w:r>
      <w:r>
        <w:rPr>
          <w:rFonts w:ascii="Times New Roman" w:eastAsia="Times New Roman" w:hAnsi="Times New Roman" w:cs="Times New Roman"/>
        </w:rPr>
        <w:t>. The conditions corresponded, respectively, to Experiments 2B, 2D, and 3B in Thomas et al. (2022). A “participant” corresponded to an untrained model who</w:t>
      </w:r>
      <w:r w:rsidR="005162E0">
        <w:rPr>
          <w:rFonts w:ascii="Times New Roman" w:eastAsia="Times New Roman" w:hAnsi="Times New Roman" w:cs="Times New Roman"/>
        </w:rPr>
        <w:t>se</w:t>
      </w:r>
      <w:r>
        <w:rPr>
          <w:rFonts w:ascii="Times New Roman" w:eastAsia="Times New Roman" w:hAnsi="Times New Roman" w:cs="Times New Roman"/>
        </w:rPr>
        <w:t xml:space="preserve"> weights were initialized to small random values (sampled uniformly between ±0.1). </w:t>
      </w:r>
      <w:commentRangeStart w:id="73"/>
      <w:commentRangeStart w:id="74"/>
      <w:r w:rsidR="00D87694">
        <w:rPr>
          <w:rFonts w:ascii="Times New Roman" w:eastAsia="Times New Roman" w:hAnsi="Times New Roman" w:cs="Times New Roman"/>
        </w:rPr>
        <w:t>Note that</w:t>
      </w:r>
      <w:r>
        <w:rPr>
          <w:rFonts w:ascii="Times New Roman" w:eastAsia="Times New Roman" w:hAnsi="Times New Roman" w:cs="Times New Roman"/>
        </w:rPr>
        <w:t xml:space="preserve"> Condition 3 </w:t>
      </w:r>
      <w:r w:rsidR="007D369E">
        <w:rPr>
          <w:rFonts w:ascii="Times New Roman" w:eastAsia="Times New Roman" w:hAnsi="Times New Roman" w:cs="Times New Roman"/>
        </w:rPr>
        <w:t>was identical to Condition</w:t>
      </w:r>
      <w:r w:rsidR="00D87694">
        <w:rPr>
          <w:rFonts w:ascii="Times New Roman" w:eastAsia="Times New Roman" w:hAnsi="Times New Roman" w:cs="Times New Roman"/>
        </w:rPr>
        <w:t>s</w:t>
      </w:r>
      <w:r w:rsidR="007D369E">
        <w:rPr>
          <w:rFonts w:ascii="Times New Roman" w:eastAsia="Times New Roman" w:hAnsi="Times New Roman" w:cs="Times New Roman"/>
        </w:rPr>
        <w:t xml:space="preserve"> 1</w:t>
      </w:r>
      <w:r w:rsidR="00D87694">
        <w:rPr>
          <w:rFonts w:ascii="Times New Roman" w:eastAsia="Times New Roman" w:hAnsi="Times New Roman" w:cs="Times New Roman"/>
        </w:rPr>
        <w:t xml:space="preserve"> and 2</w:t>
      </w:r>
      <w:r w:rsidR="007D369E">
        <w:rPr>
          <w:rFonts w:ascii="Times New Roman" w:eastAsia="Times New Roman" w:hAnsi="Times New Roman" w:cs="Times New Roman"/>
        </w:rPr>
        <w:t xml:space="preserve"> except that food information was missing (as was the case in Thomas et al., 2022)</w:t>
      </w:r>
      <w:r>
        <w:rPr>
          <w:rFonts w:ascii="Times New Roman" w:eastAsia="Times New Roman" w:hAnsi="Times New Roman" w:cs="Times New Roman"/>
        </w:rPr>
        <w:t>.</w:t>
      </w:r>
      <w:commentRangeEnd w:id="73"/>
      <w:r w:rsidR="00645E48">
        <w:rPr>
          <w:rStyle w:val="CommentReference"/>
        </w:rPr>
        <w:commentReference w:id="73"/>
      </w:r>
      <w:commentRangeEnd w:id="74"/>
      <w:r w:rsidR="00D26A93">
        <w:rPr>
          <w:rStyle w:val="CommentReference"/>
        </w:rPr>
        <w:commentReference w:id="74"/>
      </w:r>
      <w:r>
        <w:rPr>
          <w:rFonts w:ascii="Times New Roman" w:eastAsia="Times New Roman" w:hAnsi="Times New Roman" w:cs="Times New Roman"/>
        </w:rPr>
        <w:t xml:space="preserve"> </w:t>
      </w:r>
      <w:r w:rsidR="006A4336">
        <w:rPr>
          <w:rFonts w:ascii="Times New Roman" w:eastAsia="Times New Roman" w:hAnsi="Times New Roman" w:cs="Times New Roman"/>
        </w:rPr>
        <w:t>The familiarization phase</w:t>
      </w:r>
      <w:r w:rsidR="00A27373">
        <w:rPr>
          <w:rFonts w:ascii="Times New Roman" w:eastAsia="Times New Roman" w:hAnsi="Times New Roman" w:cs="Times New Roman"/>
        </w:rPr>
        <w:t xml:space="preserve"> for networks in all three conditions involved</w:t>
      </w:r>
      <w:r w:rsidR="006A4336">
        <w:rPr>
          <w:rFonts w:ascii="Times New Roman" w:eastAsia="Times New Roman" w:hAnsi="Times New Roman" w:cs="Times New Roman"/>
        </w:rPr>
        <w:t xml:space="preserve"> </w:t>
      </w:r>
      <w:r>
        <w:rPr>
          <w:rFonts w:ascii="Times New Roman" w:eastAsia="Times New Roman" w:hAnsi="Times New Roman" w:cs="Times New Roman"/>
        </w:rPr>
        <w:t>an event in which</w:t>
      </w:r>
      <w:r w:rsidR="00C10932">
        <w:rPr>
          <w:rFonts w:ascii="Times New Roman" w:eastAsia="Times New Roman" w:hAnsi="Times New Roman" w:cs="Times New Roman"/>
        </w:rPr>
        <w:t xml:space="preserve"> </w:t>
      </w:r>
      <w:r w:rsidR="00F465EC">
        <w:rPr>
          <w:rFonts w:ascii="Times New Roman" w:eastAsia="Times New Roman" w:hAnsi="Times New Roman" w:cs="Times New Roman"/>
        </w:rPr>
        <w:t>food sharing occurred between a</w:t>
      </w:r>
      <w:r w:rsidR="00C10932">
        <w:rPr>
          <w:rFonts w:ascii="Times New Roman" w:eastAsia="Times New Roman" w:hAnsi="Times New Roman" w:cs="Times New Roman"/>
        </w:rPr>
        <w:t xml:space="preserve"> central character and one of two individuals </w:t>
      </w:r>
      <w:r w:rsidR="00F465EC">
        <w:rPr>
          <w:rFonts w:ascii="Times New Roman" w:eastAsia="Times New Roman" w:hAnsi="Times New Roman" w:cs="Times New Roman"/>
        </w:rPr>
        <w:t xml:space="preserve">and an event in which non-food sharing occurred between the </w:t>
      </w:r>
      <w:r w:rsidR="00C10932">
        <w:rPr>
          <w:rFonts w:ascii="Times New Roman" w:eastAsia="Times New Roman" w:hAnsi="Times New Roman" w:cs="Times New Roman"/>
        </w:rPr>
        <w:t xml:space="preserve">same central </w:t>
      </w:r>
      <w:r w:rsidR="00F465EC">
        <w:rPr>
          <w:rFonts w:ascii="Times New Roman" w:eastAsia="Times New Roman" w:hAnsi="Times New Roman" w:cs="Times New Roman"/>
        </w:rPr>
        <w:t xml:space="preserve">and </w:t>
      </w:r>
      <w:r w:rsidR="00C10932">
        <w:rPr>
          <w:rFonts w:ascii="Times New Roman" w:eastAsia="Times New Roman" w:hAnsi="Times New Roman" w:cs="Times New Roman"/>
        </w:rPr>
        <w:t xml:space="preserve">the second individual. </w:t>
      </w:r>
      <w:r w:rsidR="00A72940">
        <w:rPr>
          <w:rFonts w:ascii="Times New Roman" w:eastAsia="Times New Roman" w:hAnsi="Times New Roman" w:cs="Times New Roman"/>
        </w:rPr>
        <w:t>Because</w:t>
      </w:r>
      <w:r w:rsidR="00F465EC">
        <w:rPr>
          <w:rFonts w:ascii="Times New Roman" w:eastAsia="Times New Roman" w:hAnsi="Times New Roman" w:cs="Times New Roman"/>
        </w:rPr>
        <w:t xml:space="preserve"> our theory </w:t>
      </w:r>
      <w:r w:rsidR="00C33424">
        <w:rPr>
          <w:rFonts w:ascii="Times New Roman" w:eastAsia="Times New Roman" w:hAnsi="Times New Roman" w:cs="Times New Roman"/>
        </w:rPr>
        <w:t xml:space="preserve">does not specify </w:t>
      </w:r>
      <w:r w:rsidR="00D26863">
        <w:rPr>
          <w:rFonts w:ascii="Times New Roman" w:eastAsia="Times New Roman" w:hAnsi="Times New Roman" w:cs="Times New Roman"/>
        </w:rPr>
        <w:t xml:space="preserve">whether the critical link between saliva sharing and comfort depends on </w:t>
      </w:r>
      <w:r w:rsidR="00C33424">
        <w:rPr>
          <w:rFonts w:ascii="Times New Roman" w:eastAsia="Times New Roman" w:hAnsi="Times New Roman" w:cs="Times New Roman"/>
        </w:rPr>
        <w:t xml:space="preserve">who </w:t>
      </w:r>
      <w:r w:rsidR="00D26863">
        <w:rPr>
          <w:rFonts w:ascii="Times New Roman" w:eastAsia="Times New Roman" w:hAnsi="Times New Roman" w:cs="Times New Roman"/>
        </w:rPr>
        <w:t>shared versus received saliva</w:t>
      </w:r>
      <w:r w:rsidR="00C33424">
        <w:rPr>
          <w:rFonts w:ascii="Times New Roman" w:eastAsia="Times New Roman" w:hAnsi="Times New Roman" w:cs="Times New Roman"/>
        </w:rPr>
        <w:t xml:space="preserve">, </w:t>
      </w:r>
      <w:r w:rsidR="00D26863">
        <w:rPr>
          <w:rFonts w:ascii="Times New Roman" w:eastAsia="Times New Roman" w:hAnsi="Times New Roman" w:cs="Times New Roman"/>
        </w:rPr>
        <w:t>we did not model the direction of sharing</w:t>
      </w:r>
      <w:r w:rsidR="00C33424">
        <w:rPr>
          <w:rFonts w:ascii="Times New Roman" w:eastAsia="Times New Roman" w:hAnsi="Times New Roman" w:cs="Times New Roman"/>
        </w:rPr>
        <w:t xml:space="preserve">. </w:t>
      </w:r>
      <w:r w:rsidR="00AD2D26">
        <w:rPr>
          <w:rFonts w:ascii="Times New Roman" w:eastAsia="Times New Roman" w:hAnsi="Times New Roman" w:cs="Times New Roman"/>
        </w:rPr>
        <w:t>This explains why</w:t>
      </w:r>
      <w:r w:rsidR="00D26863">
        <w:rPr>
          <w:rFonts w:ascii="Times New Roman" w:eastAsia="Times New Roman" w:hAnsi="Times New Roman" w:cs="Times New Roman"/>
        </w:rPr>
        <w:t xml:space="preserve"> we describe the events in general terms rather than in terms of who shared and received saliva. </w:t>
      </w:r>
      <w:r>
        <w:rPr>
          <w:rFonts w:ascii="Times New Roman" w:eastAsia="Times New Roman" w:hAnsi="Times New Roman" w:cs="Times New Roman"/>
        </w:rPr>
        <w:t xml:space="preserve">All events used novel people and were implemented in a similar manner to the pretraining events (see the Appendix). Finally, </w:t>
      </w:r>
      <w:r w:rsidR="009122B8">
        <w:rPr>
          <w:rFonts w:ascii="Times New Roman" w:eastAsia="Times New Roman" w:hAnsi="Times New Roman" w:cs="Times New Roman"/>
        </w:rPr>
        <w:t>the familiarization phase could last for either 5 or 10 epochs.</w:t>
      </w:r>
      <w:r>
        <w:rPr>
          <w:rFonts w:ascii="Times New Roman" w:eastAsia="Times New Roman" w:hAnsi="Times New Roman" w:cs="Times New Roman"/>
        </w:rPr>
        <w:t xml:space="preserve"> </w:t>
      </w:r>
      <w:r w:rsidR="00AD2D26">
        <w:rPr>
          <w:rFonts w:ascii="Times New Roman" w:eastAsia="Times New Roman" w:hAnsi="Times New Roman" w:cs="Times New Roman"/>
        </w:rPr>
        <w:t>Different values</w:t>
      </w:r>
      <w:r>
        <w:rPr>
          <w:rFonts w:ascii="Times New Roman" w:eastAsia="Times New Roman" w:hAnsi="Times New Roman" w:cs="Times New Roman"/>
        </w:rPr>
        <w:t xml:space="preserve"> </w:t>
      </w:r>
      <w:r w:rsidR="00AD2D26">
        <w:rPr>
          <w:rFonts w:ascii="Times New Roman" w:eastAsia="Times New Roman" w:hAnsi="Times New Roman" w:cs="Times New Roman"/>
        </w:rPr>
        <w:t xml:space="preserve">ensured </w:t>
      </w:r>
      <w:r>
        <w:rPr>
          <w:rFonts w:ascii="Times New Roman" w:eastAsia="Times New Roman" w:hAnsi="Times New Roman" w:cs="Times New Roman"/>
        </w:rPr>
        <w:t>that the model’s performance was robust to the length of</w:t>
      </w:r>
      <w:r w:rsidR="00A27373">
        <w:rPr>
          <w:rFonts w:ascii="Times New Roman" w:eastAsia="Times New Roman" w:hAnsi="Times New Roman" w:cs="Times New Roman"/>
        </w:rPr>
        <w:t xml:space="preserve"> the</w:t>
      </w:r>
      <w:r>
        <w:rPr>
          <w:rFonts w:ascii="Times New Roman" w:eastAsia="Times New Roman" w:hAnsi="Times New Roman" w:cs="Times New Roman"/>
        </w:rPr>
        <w:t xml:space="preserve"> familiarization phase.</w:t>
      </w:r>
      <w:r>
        <w:rPr>
          <w:rFonts w:ascii="Times New Roman" w:eastAsia="Times New Roman" w:hAnsi="Times New Roman" w:cs="Times New Roman"/>
        </w:rPr>
        <w:br/>
        <w:t xml:space="preserve"> </w:t>
      </w:r>
    </w:p>
    <w:p w14:paraId="089077ED" w14:textId="77777777" w:rsidR="0046384C" w:rsidRPr="00E71917" w:rsidRDefault="0046384C" w:rsidP="0046384C">
      <w:pPr>
        <w:spacing w:line="480" w:lineRule="auto"/>
        <w:contextualSpacing/>
        <w:rPr>
          <w:rFonts w:ascii="Times New Roman" w:eastAsia="Times New Roman" w:hAnsi="Times New Roman" w:cs="Times New Roman"/>
          <w:b/>
          <w:bCs/>
        </w:rPr>
      </w:pPr>
      <w:r w:rsidRPr="00E71917">
        <w:rPr>
          <w:rFonts w:ascii="Times New Roman" w:eastAsia="Times New Roman" w:hAnsi="Times New Roman" w:cs="Times New Roman"/>
          <w:b/>
          <w:bCs/>
        </w:rPr>
        <w:t xml:space="preserve">Test </w:t>
      </w:r>
    </w:p>
    <w:p w14:paraId="29556FE1" w14:textId="6CB70BEC"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Following the familiarization phase, networks participated in a test phase. The nature of this test phase depended on the condition to which </w:t>
      </w:r>
      <w:r w:rsidR="005162E0">
        <w:rPr>
          <w:rFonts w:ascii="Times New Roman" w:eastAsia="Times New Roman" w:hAnsi="Times New Roman" w:cs="Times New Roman"/>
        </w:rPr>
        <w:t xml:space="preserve">the </w:t>
      </w:r>
      <w:r>
        <w:rPr>
          <w:rFonts w:ascii="Times New Roman" w:eastAsia="Times New Roman" w:hAnsi="Times New Roman" w:cs="Times New Roman"/>
        </w:rPr>
        <w:t xml:space="preserve">networks were assigned. Networks in </w:t>
      </w:r>
      <w:r>
        <w:rPr>
          <w:rFonts w:ascii="Times New Roman" w:eastAsia="Times New Roman" w:hAnsi="Times New Roman" w:cs="Times New Roman"/>
        </w:rPr>
        <w:lastRenderedPageBreak/>
        <w:t xml:space="preserve">Conditions 1 and 3 were shown an event in which the same central character expressed distress. </w:t>
      </w:r>
      <w:r w:rsidR="00FC68DC">
        <w:rPr>
          <w:rFonts w:ascii="Times New Roman" w:eastAsia="Times New Roman" w:hAnsi="Times New Roman" w:cs="Times New Roman"/>
        </w:rPr>
        <w:t>In contrast, n</w:t>
      </w:r>
      <w:r>
        <w:rPr>
          <w:rFonts w:ascii="Times New Roman" w:eastAsia="Times New Roman" w:hAnsi="Times New Roman" w:cs="Times New Roman"/>
        </w:rPr>
        <w:t xml:space="preserve">etworks in Condition 2 were shown the same event except that the character that was in distress was different from that shown during the familiarization phase. </w:t>
      </w:r>
    </w:p>
    <w:p w14:paraId="4DB1C7BB" w14:textId="537B9C75" w:rsidR="0046384C" w:rsidRDefault="00FC68D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dependent measure used in </w:t>
      </w:r>
      <w:r w:rsidR="00D25FC6">
        <w:rPr>
          <w:rFonts w:ascii="Times New Roman" w:eastAsia="Times New Roman" w:hAnsi="Times New Roman" w:cs="Times New Roman"/>
        </w:rPr>
        <w:t>the present simulations</w:t>
      </w:r>
      <w:r>
        <w:rPr>
          <w:rFonts w:ascii="Times New Roman" w:eastAsia="Times New Roman" w:hAnsi="Times New Roman" w:cs="Times New Roman"/>
        </w:rPr>
        <w:t xml:space="preserve"> was</w:t>
      </w:r>
      <w:r w:rsidR="0046384C" w:rsidRPr="00D53C05">
        <w:rPr>
          <w:rFonts w:ascii="Times New Roman" w:eastAsia="Times New Roman" w:hAnsi="Times New Roman" w:cs="Times New Roman"/>
        </w:rPr>
        <w:t xml:space="preserve"> </w:t>
      </w:r>
      <w:r w:rsidR="0046384C">
        <w:rPr>
          <w:rFonts w:ascii="Times New Roman" w:eastAsia="Times New Roman" w:hAnsi="Times New Roman" w:cs="Times New Roman"/>
        </w:rPr>
        <w:t>cross-entropy error</w:t>
      </w:r>
      <w:r w:rsidR="0046384C" w:rsidRPr="00D53C05">
        <w:rPr>
          <w:rFonts w:ascii="Times New Roman" w:eastAsia="Times New Roman" w:hAnsi="Times New Roman" w:cs="Times New Roman"/>
        </w:rPr>
        <w:t xml:space="preserve">. </w:t>
      </w:r>
      <w:r w:rsidR="0046384C">
        <w:rPr>
          <w:rFonts w:ascii="Times New Roman" w:eastAsia="Times New Roman" w:hAnsi="Times New Roman" w:cs="Times New Roman"/>
        </w:rPr>
        <w:t>Typically, greater error corresponds to longer looking. However, because the looking times in Thomas et al. (2022) were reported in terms of expectations rather than surprise, we applied a simple numerical transformation to make the present error values</w:t>
      </w:r>
      <w:r w:rsidR="0046384C" w:rsidRPr="00D53C05">
        <w:rPr>
          <w:rFonts w:ascii="Times New Roman" w:eastAsia="Times New Roman" w:hAnsi="Times New Roman" w:cs="Times New Roman"/>
        </w:rPr>
        <w:t xml:space="preserve"> more </w:t>
      </w:r>
      <w:r w:rsidR="0046384C">
        <w:rPr>
          <w:rFonts w:ascii="Times New Roman" w:eastAsia="Times New Roman" w:hAnsi="Times New Roman" w:cs="Times New Roman"/>
        </w:rPr>
        <w:t>comparable to those data. Specifically, we subtracted a given network’s error score produced by a test event</w:t>
      </w:r>
      <w:r w:rsidR="0046384C" w:rsidRPr="00D53C05">
        <w:rPr>
          <w:rFonts w:ascii="Times New Roman" w:eastAsia="Times New Roman" w:hAnsi="Times New Roman" w:cs="Times New Roman"/>
        </w:rPr>
        <w:t xml:space="preserve"> from the maximum error </w:t>
      </w:r>
      <w:r w:rsidR="0046384C">
        <w:rPr>
          <w:rFonts w:ascii="Times New Roman" w:eastAsia="Times New Roman" w:hAnsi="Times New Roman" w:cs="Times New Roman"/>
        </w:rPr>
        <w:t>for that test event</w:t>
      </w:r>
      <w:r w:rsidR="0046384C" w:rsidRPr="00D53C05">
        <w:rPr>
          <w:rFonts w:ascii="Times New Roman" w:eastAsia="Times New Roman" w:hAnsi="Times New Roman" w:cs="Times New Roman"/>
        </w:rPr>
        <w:t xml:space="preserve">. </w:t>
      </w:r>
      <w:r w:rsidR="00B96B58">
        <w:rPr>
          <w:rFonts w:ascii="Times New Roman" w:eastAsia="Times New Roman" w:hAnsi="Times New Roman" w:cs="Times New Roman"/>
        </w:rPr>
        <w:t>This transformation means that</w:t>
      </w:r>
      <w:r w:rsidR="0046384C" w:rsidRPr="00D53C05">
        <w:rPr>
          <w:rFonts w:ascii="Times New Roman" w:eastAsia="Times New Roman" w:hAnsi="Times New Roman" w:cs="Times New Roman"/>
        </w:rPr>
        <w:t xml:space="preserve"> lower network error corresponded to </w:t>
      </w:r>
      <w:r w:rsidR="0046384C">
        <w:rPr>
          <w:rFonts w:ascii="Times New Roman" w:eastAsia="Times New Roman" w:hAnsi="Times New Roman" w:cs="Times New Roman"/>
        </w:rPr>
        <w:t xml:space="preserve">longer looking or greater expectation. </w:t>
      </w:r>
    </w:p>
    <w:p w14:paraId="3848253B" w14:textId="77777777" w:rsidR="0046384C" w:rsidRDefault="0046384C" w:rsidP="0046384C">
      <w:pPr>
        <w:spacing w:line="480" w:lineRule="auto"/>
        <w:contextualSpacing/>
        <w:rPr>
          <w:rFonts w:ascii="Times New Roman" w:eastAsia="Times New Roman" w:hAnsi="Times New Roman" w:cs="Times New Roman"/>
        </w:rPr>
      </w:pPr>
    </w:p>
    <w:p w14:paraId="66239276" w14:textId="01C71466" w:rsidR="0046384C" w:rsidRDefault="0046384C" w:rsidP="0032017A">
      <w:pPr>
        <w:spacing w:line="480" w:lineRule="auto"/>
        <w:contextualSpacing/>
        <w:jc w:val="center"/>
        <w:rPr>
          <w:rFonts w:ascii="Times New Roman" w:eastAsia="Times New Roman" w:hAnsi="Times New Roman" w:cs="Times New Roman"/>
        </w:rPr>
      </w:pPr>
      <w:r>
        <w:rPr>
          <w:rFonts w:ascii="Times New Roman" w:eastAsia="Times New Roman" w:hAnsi="Times New Roman" w:cs="Times New Roman"/>
          <w:b/>
          <w:bCs/>
        </w:rPr>
        <w:t>Results</w:t>
      </w:r>
    </w:p>
    <w:tbl>
      <w:tblPr>
        <w:tblStyle w:val="TableGrid"/>
        <w:tblW w:w="98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76"/>
      </w:tblGrid>
      <w:tr w:rsidR="0046384C" w14:paraId="62999F3B" w14:textId="77777777" w:rsidTr="00326BB5">
        <w:trPr>
          <w:trHeight w:val="4085"/>
        </w:trPr>
        <w:tc>
          <w:tcPr>
            <w:tcW w:w="9874" w:type="dxa"/>
          </w:tcPr>
          <w:p w14:paraId="7DB6A30A" w14:textId="56BA1EF6" w:rsidR="0046384C" w:rsidRDefault="003C31A2" w:rsidP="00326BB5">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D42AA9E" wp14:editId="3B39578A">
                  <wp:extent cx="6506224" cy="2541320"/>
                  <wp:effectExtent l="0" t="0" r="8890" b="0"/>
                  <wp:docPr id="485251863" name="Picture 1"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51863" name="Picture 1" descr="A graph of different sizes and colo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15651" cy="2545002"/>
                          </a:xfrm>
                          <a:prstGeom prst="rect">
                            <a:avLst/>
                          </a:prstGeom>
                        </pic:spPr>
                      </pic:pic>
                    </a:graphicData>
                  </a:graphic>
                </wp:inline>
              </w:drawing>
            </w:r>
          </w:p>
        </w:tc>
      </w:tr>
    </w:tbl>
    <w:p w14:paraId="3A7E8A27" w14:textId="7573CF7B" w:rsidR="0046384C" w:rsidRPr="00C84691" w:rsidRDefault="0046384C" w:rsidP="0046384C">
      <w:pPr>
        <w:pStyle w:val="Caption"/>
        <w:rPr>
          <w:rFonts w:ascii="Times New Roman" w:eastAsia="Times New Roman" w:hAnsi="Times New Roman" w:cs="Times New Roman"/>
          <w:i w:val="0"/>
          <w:iCs w:val="0"/>
          <w:color w:val="auto"/>
          <w:sz w:val="24"/>
          <w:szCs w:val="24"/>
        </w:rPr>
      </w:pPr>
      <w:r w:rsidRPr="00C84691">
        <w:rPr>
          <w:rFonts w:ascii="Times New Roman" w:hAnsi="Times New Roman" w:cs="Times New Roman"/>
          <w:i w:val="0"/>
          <w:iCs w:val="0"/>
          <w:color w:val="auto"/>
          <w:sz w:val="24"/>
          <w:szCs w:val="24"/>
        </w:rPr>
        <w:t xml:space="preserve">Figure </w:t>
      </w:r>
      <w:r w:rsidRPr="00C84691">
        <w:rPr>
          <w:rFonts w:ascii="Times New Roman" w:hAnsi="Times New Roman" w:cs="Times New Roman"/>
          <w:i w:val="0"/>
          <w:iCs w:val="0"/>
          <w:color w:val="auto"/>
          <w:sz w:val="24"/>
          <w:szCs w:val="24"/>
        </w:rPr>
        <w:fldChar w:fldCharType="begin"/>
      </w:r>
      <w:r w:rsidRPr="00C84691">
        <w:rPr>
          <w:rFonts w:ascii="Times New Roman" w:hAnsi="Times New Roman" w:cs="Times New Roman"/>
          <w:i w:val="0"/>
          <w:iCs w:val="0"/>
          <w:color w:val="auto"/>
          <w:sz w:val="24"/>
          <w:szCs w:val="24"/>
        </w:rPr>
        <w:instrText xml:space="preserve"> SEQ Figure \* ARABIC </w:instrText>
      </w:r>
      <w:r w:rsidRPr="00C84691">
        <w:rPr>
          <w:rFonts w:ascii="Times New Roman" w:hAnsi="Times New Roman" w:cs="Times New Roman"/>
          <w:i w:val="0"/>
          <w:iCs w:val="0"/>
          <w:color w:val="auto"/>
          <w:sz w:val="24"/>
          <w:szCs w:val="24"/>
        </w:rPr>
        <w:fldChar w:fldCharType="separate"/>
      </w:r>
      <w:r w:rsidR="00C668AE">
        <w:rPr>
          <w:rFonts w:ascii="Times New Roman" w:hAnsi="Times New Roman" w:cs="Times New Roman"/>
          <w:i w:val="0"/>
          <w:iCs w:val="0"/>
          <w:noProof/>
          <w:color w:val="auto"/>
          <w:sz w:val="24"/>
          <w:szCs w:val="24"/>
        </w:rPr>
        <w:t>2</w:t>
      </w:r>
      <w:r w:rsidRPr="00C84691">
        <w:rPr>
          <w:rFonts w:ascii="Times New Roman" w:hAnsi="Times New Roman" w:cs="Times New Roman"/>
          <w:i w:val="0"/>
          <w:iCs w:val="0"/>
          <w:color w:val="auto"/>
          <w:sz w:val="24"/>
          <w:szCs w:val="24"/>
        </w:rPr>
        <w:fldChar w:fldCharType="end"/>
      </w:r>
      <w:r w:rsidRPr="00C84691">
        <w:rPr>
          <w:rFonts w:ascii="Times New Roman" w:hAnsi="Times New Roman" w:cs="Times New Roman"/>
          <w:i w:val="0"/>
          <w:iCs w:val="0"/>
          <w:color w:val="auto"/>
          <w:sz w:val="24"/>
          <w:szCs w:val="24"/>
        </w:rPr>
        <w:t xml:space="preserve">. </w:t>
      </w:r>
      <w:proofErr w:type="gramStart"/>
      <w:r w:rsidRPr="00C84691">
        <w:rPr>
          <w:rFonts w:ascii="Times New Roman" w:hAnsi="Times New Roman" w:cs="Times New Roman"/>
          <w:i w:val="0"/>
          <w:iCs w:val="0"/>
          <w:color w:val="auto"/>
          <w:sz w:val="24"/>
          <w:szCs w:val="24"/>
        </w:rPr>
        <w:t>Networks’</w:t>
      </w:r>
      <w:proofErr w:type="gramEnd"/>
      <w:r w:rsidRPr="00C84691">
        <w:rPr>
          <w:rFonts w:ascii="Times New Roman" w:hAnsi="Times New Roman" w:cs="Times New Roman"/>
          <w:i w:val="0"/>
          <w:iCs w:val="0"/>
          <w:color w:val="auto"/>
          <w:sz w:val="24"/>
          <w:szCs w:val="24"/>
        </w:rPr>
        <w:t xml:space="preserve"> mean looking time to the Ball Sharer and Food Sharer test events across Conditions and Pretraining Epochs.</w:t>
      </w:r>
    </w:p>
    <w:p w14:paraId="2386CD57" w14:textId="77777777" w:rsidR="0046384C" w:rsidRDefault="0046384C" w:rsidP="0046384C">
      <w:pPr>
        <w:spacing w:line="480" w:lineRule="auto"/>
        <w:ind w:firstLine="720"/>
        <w:contextualSpacing/>
        <w:rPr>
          <w:rFonts w:ascii="Times New Roman" w:eastAsia="Times New Roman" w:hAnsi="Times New Roman" w:cs="Times New Roman"/>
        </w:rPr>
      </w:pPr>
    </w:p>
    <w:p w14:paraId="05804DEA" w14:textId="76EB8868" w:rsidR="0046384C" w:rsidRPr="00136405"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Figure 2 shows networks’ looking times to the Food and Ball Sharers across Conditions 1-3 and Pretraining Epochs. Data were entered into a linear mixed-effects model with Test Trial as the within-subjects fixed effect (Ball Sharer vs. Food Sharer)</w:t>
      </w:r>
      <w:r w:rsidR="00383B70">
        <w:rPr>
          <w:rFonts w:ascii="Times New Roman" w:eastAsia="Times New Roman" w:hAnsi="Times New Roman" w:cs="Times New Roman"/>
        </w:rPr>
        <w:t>,</w:t>
      </w:r>
      <w:r>
        <w:rPr>
          <w:rFonts w:ascii="Times New Roman" w:eastAsia="Times New Roman" w:hAnsi="Times New Roman" w:cs="Times New Roman"/>
        </w:rPr>
        <w:t xml:space="preserve"> Condition</w:t>
      </w:r>
      <w:r w:rsidR="00383B70">
        <w:rPr>
          <w:rFonts w:ascii="Times New Roman" w:eastAsia="Times New Roman" w:hAnsi="Times New Roman" w:cs="Times New Roman"/>
        </w:rPr>
        <w:t xml:space="preserve"> (Condition 1 vs. Condition 2 vs. Condition 3)</w:t>
      </w:r>
      <w:r>
        <w:rPr>
          <w:rFonts w:ascii="Times New Roman" w:eastAsia="Times New Roman" w:hAnsi="Times New Roman" w:cs="Times New Roman"/>
        </w:rPr>
        <w:t xml:space="preserve"> </w:t>
      </w:r>
      <w:r w:rsidR="00383B70">
        <w:rPr>
          <w:rFonts w:ascii="Times New Roman" w:eastAsia="Times New Roman" w:hAnsi="Times New Roman" w:cs="Times New Roman"/>
        </w:rPr>
        <w:t>and</w:t>
      </w:r>
      <w:r>
        <w:rPr>
          <w:rFonts w:ascii="Times New Roman" w:eastAsia="Times New Roman" w:hAnsi="Times New Roman" w:cs="Times New Roman"/>
        </w:rPr>
        <w:t xml:space="preserve"> Pretraining Epochs (600 vs. 700 vs. 800)</w:t>
      </w:r>
      <w:r w:rsidR="00383B70">
        <w:rPr>
          <w:rFonts w:ascii="Times New Roman" w:eastAsia="Times New Roman" w:hAnsi="Times New Roman" w:cs="Times New Roman"/>
        </w:rPr>
        <w:t xml:space="preserve"> as between-subjects fixed effects</w:t>
      </w:r>
      <w:r>
        <w:rPr>
          <w:rFonts w:ascii="Times New Roman" w:eastAsia="Times New Roman" w:hAnsi="Times New Roman" w:cs="Times New Roman"/>
        </w:rPr>
        <w:t>, and participants as the random effect. The number of familiarization epochs was not included as an additional effect because it was colinear with Pretraining Epochs and created singularity issues for the model. The results revealed main effect</w:t>
      </w:r>
      <w:r w:rsidR="00383B70">
        <w:rPr>
          <w:rFonts w:ascii="Times New Roman" w:eastAsia="Times New Roman" w:hAnsi="Times New Roman" w:cs="Times New Roman"/>
        </w:rPr>
        <w:t>s</w:t>
      </w:r>
      <w:r>
        <w:rPr>
          <w:rFonts w:ascii="Times New Roman" w:eastAsia="Times New Roman" w:hAnsi="Times New Roman" w:cs="Times New Roman"/>
        </w:rPr>
        <w:t xml:space="preserve"> of Test Trial and Condition, which were qualified by an interaction between the two,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2, 351) = </w:t>
      </w:r>
      <w:r w:rsidR="00611F63">
        <w:rPr>
          <w:rFonts w:ascii="Times New Roman" w:eastAsia="Times New Roman" w:hAnsi="Times New Roman" w:cs="Times New Roman"/>
        </w:rPr>
        <w:t>91.46</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0. Follow-up analyses were conducted for each Condition to assess the nature of this interaction. A paired t-test for Conditions 1 and 3 showed that networks looked longer at the Food Sharer (Condition 1: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611F63">
        <w:rPr>
          <w:rFonts w:ascii="Times New Roman" w:eastAsia="Times New Roman" w:hAnsi="Times New Roman" w:cs="Times New Roman"/>
        </w:rPr>
        <w:t>16.66</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1.</w:t>
      </w:r>
      <w:r w:rsidR="00611F63">
        <w:rPr>
          <w:rFonts w:ascii="Times New Roman" w:eastAsia="Times New Roman" w:hAnsi="Times New Roman" w:cs="Times New Roman"/>
        </w:rPr>
        <w:t>24</w:t>
      </w:r>
      <w:r>
        <w:rPr>
          <w:rFonts w:ascii="Times New Roman" w:eastAsia="Times New Roman" w:hAnsi="Times New Roman" w:cs="Times New Roman"/>
        </w:rPr>
        <w:t xml:space="preserve">; Condition 3: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611F63">
        <w:rPr>
          <w:rFonts w:ascii="Times New Roman" w:eastAsia="Times New Roman" w:hAnsi="Times New Roman" w:cs="Times New Roman"/>
        </w:rPr>
        <w:t>16.29</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1.</w:t>
      </w:r>
      <w:r w:rsidR="00611F63">
        <w:rPr>
          <w:rFonts w:ascii="Times New Roman" w:eastAsia="Times New Roman" w:hAnsi="Times New Roman" w:cs="Times New Roman"/>
        </w:rPr>
        <w:t>21</w:t>
      </w:r>
      <w:r>
        <w:rPr>
          <w:rFonts w:ascii="Times New Roman" w:eastAsia="Times New Roman" w:hAnsi="Times New Roman" w:cs="Times New Roman"/>
        </w:rPr>
        <w:t>) than</w:t>
      </w:r>
      <w:r w:rsidR="00836361">
        <w:rPr>
          <w:rFonts w:ascii="Times New Roman" w:eastAsia="Times New Roman" w:hAnsi="Times New Roman" w:cs="Times New Roman"/>
        </w:rPr>
        <w:t xml:space="preserve"> at</w:t>
      </w:r>
      <w:r>
        <w:rPr>
          <w:rFonts w:ascii="Times New Roman" w:eastAsia="Times New Roman" w:hAnsi="Times New Roman" w:cs="Times New Roman"/>
        </w:rPr>
        <w:t xml:space="preserve"> the Ball Sharer (Condition 1: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611F63">
        <w:rPr>
          <w:rFonts w:ascii="Times New Roman" w:eastAsia="Times New Roman" w:hAnsi="Times New Roman" w:cs="Times New Roman"/>
        </w:rPr>
        <w:t>12.53</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2.</w:t>
      </w:r>
      <w:r w:rsidR="00611F63">
        <w:rPr>
          <w:rFonts w:ascii="Times New Roman" w:eastAsia="Times New Roman" w:hAnsi="Times New Roman" w:cs="Times New Roman"/>
        </w:rPr>
        <w:t>79</w:t>
      </w:r>
      <w:r>
        <w:rPr>
          <w:rFonts w:ascii="Times New Roman" w:eastAsia="Times New Roman" w:hAnsi="Times New Roman" w:cs="Times New Roman"/>
        </w:rPr>
        <w:t xml:space="preserve">; Condition 3: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611F63">
        <w:rPr>
          <w:rFonts w:ascii="Times New Roman" w:eastAsia="Times New Roman" w:hAnsi="Times New Roman" w:cs="Times New Roman"/>
        </w:rPr>
        <w:t>11.76</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w:t>
      </w:r>
      <w:r w:rsidR="009C28B0">
        <w:rPr>
          <w:rFonts w:ascii="Times New Roman" w:eastAsia="Times New Roman" w:hAnsi="Times New Roman" w:cs="Times New Roman"/>
        </w:rPr>
        <w:t xml:space="preserve"> </w:t>
      </w:r>
      <w:r w:rsidR="00611F63">
        <w:rPr>
          <w:rFonts w:ascii="Times New Roman" w:eastAsia="Times New Roman" w:hAnsi="Times New Roman" w:cs="Times New Roman"/>
        </w:rPr>
        <w:t>3.18</w:t>
      </w:r>
      <w:r>
        <w:rPr>
          <w:rFonts w:ascii="Times New Roman" w:eastAsia="Times New Roman" w:hAnsi="Times New Roman" w:cs="Times New Roman"/>
        </w:rPr>
        <w:t xml:space="preserve">), both </w:t>
      </w:r>
      <w:r>
        <w:rPr>
          <w:rFonts w:ascii="Times New Roman" w:eastAsia="Times New Roman" w:hAnsi="Times New Roman" w:cs="Times New Roman"/>
          <w:i/>
          <w:iCs/>
        </w:rPr>
        <w:t>t</w:t>
      </w:r>
      <w:r w:rsidR="00DB19BE" w:rsidRPr="00DB19BE">
        <w:rPr>
          <w:rFonts w:ascii="Times New Roman" w:eastAsia="Times New Roman" w:hAnsi="Times New Roman" w:cs="Times New Roman"/>
        </w:rPr>
        <w:t>’</w:t>
      </w:r>
      <w:r>
        <w:rPr>
          <w:rFonts w:ascii="Times New Roman" w:eastAsia="Times New Roman" w:hAnsi="Times New Roman" w:cs="Times New Roman"/>
        </w:rPr>
        <w:t xml:space="preserve">s &gt; </w:t>
      </w:r>
      <w:r w:rsidR="005656C9">
        <w:rPr>
          <w:rFonts w:ascii="Times New Roman" w:eastAsia="Times New Roman" w:hAnsi="Times New Roman" w:cs="Times New Roman"/>
        </w:rPr>
        <w:t>15.28</w:t>
      </w:r>
      <w:r>
        <w:rPr>
          <w:rFonts w:ascii="Times New Roman" w:eastAsia="Times New Roman" w:hAnsi="Times New Roman" w:cs="Times New Roman"/>
        </w:rPr>
        <w:t xml:space="preserve">, both </w:t>
      </w:r>
      <w:r>
        <w:rPr>
          <w:rFonts w:ascii="Times New Roman" w:eastAsia="Times New Roman" w:hAnsi="Times New Roman" w:cs="Times New Roman"/>
          <w:i/>
          <w:iCs/>
        </w:rPr>
        <w:t>p</w:t>
      </w:r>
      <w:r>
        <w:rPr>
          <w:rFonts w:ascii="Times New Roman" w:eastAsia="Times New Roman" w:hAnsi="Times New Roman" w:cs="Times New Roman"/>
        </w:rPr>
        <w:t>’s = 0.</w:t>
      </w:r>
      <w:r>
        <w:rPr>
          <w:rFonts w:ascii="Times New Roman" w:eastAsia="Times New Roman" w:hAnsi="Times New Roman" w:cs="Times New Roman"/>
          <w:i/>
          <w:iCs/>
        </w:rPr>
        <w:t xml:space="preserve"> </w:t>
      </w:r>
      <w:r w:rsidR="005656C9">
        <w:rPr>
          <w:rFonts w:ascii="Times New Roman" w:eastAsia="Times New Roman" w:hAnsi="Times New Roman" w:cs="Times New Roman"/>
        </w:rPr>
        <w:t>In contrast, networks in Condition 2 looked equally long at the Food Sharer (</w:t>
      </w:r>
      <w:r w:rsidR="005656C9">
        <w:rPr>
          <w:rFonts w:ascii="Times New Roman" w:eastAsia="Times New Roman" w:hAnsi="Times New Roman" w:cs="Times New Roman"/>
          <w:i/>
          <w:iCs/>
        </w:rPr>
        <w:t xml:space="preserve">M </w:t>
      </w:r>
      <w:r w:rsidR="005656C9">
        <w:rPr>
          <w:rFonts w:ascii="Times New Roman" w:eastAsia="Times New Roman" w:hAnsi="Times New Roman" w:cs="Times New Roman"/>
        </w:rPr>
        <w:t xml:space="preserve">= 7.25, </w:t>
      </w:r>
      <w:r w:rsidR="005656C9">
        <w:rPr>
          <w:rFonts w:ascii="Times New Roman" w:eastAsia="Times New Roman" w:hAnsi="Times New Roman" w:cs="Times New Roman"/>
          <w:i/>
          <w:iCs/>
        </w:rPr>
        <w:t xml:space="preserve">SD </w:t>
      </w:r>
      <w:r w:rsidR="005656C9">
        <w:rPr>
          <w:rFonts w:ascii="Times New Roman" w:eastAsia="Times New Roman" w:hAnsi="Times New Roman" w:cs="Times New Roman"/>
        </w:rPr>
        <w:t>= 1.69</w:t>
      </w:r>
      <w:r w:rsidR="005656C9" w:rsidRPr="00136405">
        <w:rPr>
          <w:rFonts w:ascii="Times New Roman" w:eastAsia="Times New Roman" w:hAnsi="Times New Roman" w:cs="Times New Roman"/>
        </w:rPr>
        <w:t>)</w:t>
      </w:r>
      <w:r w:rsidR="005656C9">
        <w:rPr>
          <w:rFonts w:ascii="Times New Roman" w:eastAsia="Times New Roman" w:hAnsi="Times New Roman" w:cs="Times New Roman"/>
        </w:rPr>
        <w:t xml:space="preserve"> and Ball Sharer (</w:t>
      </w:r>
      <w:r w:rsidR="005656C9">
        <w:rPr>
          <w:rFonts w:ascii="Times New Roman" w:eastAsia="Times New Roman" w:hAnsi="Times New Roman" w:cs="Times New Roman"/>
          <w:i/>
          <w:iCs/>
        </w:rPr>
        <w:t xml:space="preserve">M </w:t>
      </w:r>
      <w:r w:rsidR="005656C9">
        <w:rPr>
          <w:rFonts w:ascii="Times New Roman" w:eastAsia="Times New Roman" w:hAnsi="Times New Roman" w:cs="Times New Roman"/>
        </w:rPr>
        <w:t xml:space="preserve">= 7.19, </w:t>
      </w:r>
      <w:r w:rsidR="005656C9">
        <w:rPr>
          <w:rFonts w:ascii="Times New Roman" w:eastAsia="Times New Roman" w:hAnsi="Times New Roman" w:cs="Times New Roman"/>
          <w:i/>
          <w:iCs/>
        </w:rPr>
        <w:t xml:space="preserve">SD </w:t>
      </w:r>
      <w:r w:rsidR="005656C9">
        <w:rPr>
          <w:rFonts w:ascii="Times New Roman" w:eastAsia="Times New Roman" w:hAnsi="Times New Roman" w:cs="Times New Roman"/>
        </w:rPr>
        <w:t>= 1.55</w:t>
      </w:r>
      <w:r w:rsidR="005656C9" w:rsidRPr="002026BA">
        <w:rPr>
          <w:rFonts w:ascii="Times New Roman" w:eastAsia="Times New Roman" w:hAnsi="Times New Roman" w:cs="Times New Roman"/>
        </w:rPr>
        <w:t>)</w:t>
      </w:r>
      <w:r w:rsidR="005656C9">
        <w:rPr>
          <w:rFonts w:ascii="Times New Roman" w:eastAsia="Times New Roman" w:hAnsi="Times New Roman" w:cs="Times New Roman"/>
        </w:rPr>
        <w:t xml:space="preserve"> test events, </w:t>
      </w:r>
      <w:proofErr w:type="gramStart"/>
      <w:r w:rsidR="005656C9">
        <w:rPr>
          <w:rFonts w:ascii="Times New Roman" w:eastAsia="Times New Roman" w:hAnsi="Times New Roman" w:cs="Times New Roman"/>
          <w:i/>
          <w:iCs/>
        </w:rPr>
        <w:t>t</w:t>
      </w:r>
      <w:r w:rsidR="005656C9">
        <w:rPr>
          <w:rFonts w:ascii="Times New Roman" w:eastAsia="Times New Roman" w:hAnsi="Times New Roman" w:cs="Times New Roman"/>
        </w:rPr>
        <w:t>(</w:t>
      </w:r>
      <w:proofErr w:type="gramEnd"/>
      <w:r w:rsidR="005656C9">
        <w:rPr>
          <w:rFonts w:ascii="Times New Roman" w:eastAsia="Times New Roman" w:hAnsi="Times New Roman" w:cs="Times New Roman"/>
        </w:rPr>
        <w:t xml:space="preserve">119) = 0.24, </w:t>
      </w:r>
      <w:r w:rsidR="005656C9">
        <w:rPr>
          <w:rFonts w:ascii="Times New Roman" w:eastAsia="Times New Roman" w:hAnsi="Times New Roman" w:cs="Times New Roman"/>
          <w:i/>
          <w:iCs/>
        </w:rPr>
        <w:t xml:space="preserve">p </w:t>
      </w:r>
      <w:r w:rsidR="005656C9">
        <w:rPr>
          <w:rFonts w:ascii="Times New Roman" w:eastAsia="Times New Roman" w:hAnsi="Times New Roman" w:cs="Times New Roman"/>
        </w:rPr>
        <w:t>= .81.</w:t>
      </w:r>
    </w:p>
    <w:p w14:paraId="031DE5AE" w14:textId="77777777" w:rsidR="0046384C" w:rsidRDefault="0046384C" w:rsidP="0046384C">
      <w:pPr>
        <w:rPr>
          <w:rFonts w:ascii="Times New Roman" w:hAnsi="Times New Roman" w:cs="Times New Roman"/>
          <w:color w:val="000000" w:themeColor="text1"/>
        </w:rPr>
      </w:pPr>
    </w:p>
    <w:p w14:paraId="2D00F358" w14:textId="595489DD" w:rsidR="0046384C" w:rsidRDefault="0046384C" w:rsidP="0046384C">
      <w:pPr>
        <w:rPr>
          <w:rFonts w:ascii="Times New Roman" w:hAnsi="Times New Roman" w:cs="Times New Roman"/>
          <w:b/>
          <w:bCs/>
          <w:color w:val="000000" w:themeColor="text1"/>
        </w:rPr>
      </w:pPr>
      <w:r>
        <w:rPr>
          <w:rFonts w:ascii="Times New Roman" w:hAnsi="Times New Roman" w:cs="Times New Roman"/>
          <w:b/>
          <w:bCs/>
          <w:color w:val="000000" w:themeColor="text1"/>
        </w:rPr>
        <w:t>Discussion</w:t>
      </w:r>
    </w:p>
    <w:p w14:paraId="1884341E" w14:textId="6531785C" w:rsidR="0046384C" w:rsidRDefault="0046384C" w:rsidP="0046384C">
      <w:pPr>
        <w:spacing w:line="480" w:lineRule="auto"/>
        <w:ind w:firstLine="720"/>
        <w:rPr>
          <w:rFonts w:ascii="Times New Roman" w:eastAsia="Times New Roman" w:hAnsi="Times New Roman" w:cs="Times New Roman"/>
        </w:rPr>
      </w:pPr>
      <w:r>
        <w:rPr>
          <w:rFonts w:ascii="Times New Roman" w:hAnsi="Times New Roman" w:cs="Times New Roman"/>
          <w:color w:val="000000" w:themeColor="text1"/>
        </w:rPr>
        <w:t xml:space="preserve">The simulation was carried out to test whether infants’ looking behaviors in Thomas et al. (2022) could be </w:t>
      </w:r>
      <w:r w:rsidR="009C28B0">
        <w:rPr>
          <w:rFonts w:ascii="Times New Roman" w:hAnsi="Times New Roman" w:cs="Times New Roman"/>
          <w:color w:val="000000" w:themeColor="text1"/>
        </w:rPr>
        <w:t>explained by a</w:t>
      </w:r>
      <w:r w:rsidR="00F80C6B">
        <w:rPr>
          <w:rFonts w:ascii="Times New Roman" w:eastAsia="Times New Roman" w:hAnsi="Times New Roman" w:cs="Times New Roman"/>
        </w:rPr>
        <w:t xml:space="preserve"> domain-general learning mechanism that </w:t>
      </w:r>
      <w:commentRangeStart w:id="75"/>
      <w:commentRangeStart w:id="76"/>
      <w:r w:rsidR="00F80C6B">
        <w:rPr>
          <w:rFonts w:ascii="Times New Roman" w:eastAsia="Times New Roman" w:hAnsi="Times New Roman" w:cs="Times New Roman"/>
        </w:rPr>
        <w:t xml:space="preserve">links </w:t>
      </w:r>
      <w:del w:id="77" w:author="Benton, Deon" w:date="2025-10-10T11:26:00Z" w16du:dateUtc="2025-10-10T16:26:00Z">
        <w:r w:rsidR="00F80C6B" w:rsidDel="00D26A93">
          <w:rPr>
            <w:rFonts w:ascii="Times New Roman" w:eastAsia="Times New Roman" w:hAnsi="Times New Roman" w:cs="Times New Roman"/>
          </w:rPr>
          <w:delText>instances of</w:delText>
        </w:r>
      </w:del>
      <w:ins w:id="78" w:author="Benton, Deon" w:date="2025-10-10T11:26:00Z" w16du:dateUtc="2025-10-10T16:26:00Z">
        <w:r w:rsidR="00D26A93">
          <w:rPr>
            <w:rFonts w:ascii="Times New Roman" w:eastAsia="Times New Roman" w:hAnsi="Times New Roman" w:cs="Times New Roman"/>
          </w:rPr>
          <w:t>of the acts of</w:t>
        </w:r>
      </w:ins>
      <w:r w:rsidR="00F80C6B">
        <w:rPr>
          <w:rFonts w:ascii="Times New Roman" w:eastAsia="Times New Roman" w:hAnsi="Times New Roman" w:cs="Times New Roman"/>
        </w:rPr>
        <w:t xml:space="preserve"> saliva sharing and comforting to a shared representation</w:t>
      </w:r>
      <w:commentRangeEnd w:id="75"/>
      <w:r w:rsidR="00ED3ABD">
        <w:rPr>
          <w:rStyle w:val="CommentReference"/>
        </w:rPr>
        <w:commentReference w:id="75"/>
      </w:r>
      <w:commentRangeEnd w:id="76"/>
      <w:r w:rsidR="00D26A93">
        <w:rPr>
          <w:rStyle w:val="CommentReference"/>
        </w:rPr>
        <w:commentReference w:id="76"/>
      </w:r>
      <w:r w:rsidR="00F80C6B">
        <w:rPr>
          <w:rFonts w:ascii="Times New Roman" w:eastAsia="Times New Roman" w:hAnsi="Times New Roman" w:cs="Times New Roman"/>
        </w:rPr>
        <w:t xml:space="preserve">, particularly when those experiences involve the </w:t>
      </w:r>
      <w:r w:rsidR="00F80C6B">
        <w:rPr>
          <w:rFonts w:ascii="Times New Roman" w:eastAsia="Times New Roman" w:hAnsi="Times New Roman" w:cs="Times New Roman"/>
          <w:i/>
          <w:iCs/>
        </w:rPr>
        <w:t xml:space="preserve">same </w:t>
      </w:r>
      <w:r w:rsidR="00F80C6B">
        <w:rPr>
          <w:rFonts w:ascii="Times New Roman" w:eastAsia="Times New Roman" w:hAnsi="Times New Roman" w:cs="Times New Roman"/>
        </w:rPr>
        <w:t>i</w:t>
      </w:r>
      <w:r w:rsidR="001501A1">
        <w:rPr>
          <w:rFonts w:ascii="Times New Roman" w:eastAsia="Times New Roman" w:hAnsi="Times New Roman" w:cs="Times New Roman"/>
        </w:rPr>
        <w:t>ndividuals</w:t>
      </w:r>
      <w:r w:rsidR="00F80C6B">
        <w:rPr>
          <w:rFonts w:ascii="Times New Roman" w:eastAsia="Times New Roman" w:hAnsi="Times New Roman" w:cs="Times New Roman"/>
        </w:rPr>
        <w:t>.</w:t>
      </w:r>
      <w:r>
        <w:rPr>
          <w:rFonts w:ascii="Times New Roman" w:hAnsi="Times New Roman" w:cs="Times New Roman"/>
          <w:color w:val="000000" w:themeColor="text1"/>
        </w:rPr>
        <w:t xml:space="preserve"> </w:t>
      </w:r>
      <w:r>
        <w:rPr>
          <w:rFonts w:ascii="Times New Roman" w:eastAsia="Times New Roman" w:hAnsi="Times New Roman" w:cs="Times New Roman"/>
        </w:rPr>
        <w:t>The results indicated that infants’ responses</w:t>
      </w:r>
      <w:r w:rsidR="00136405">
        <w:rPr>
          <w:rFonts w:ascii="Times New Roman" w:eastAsia="Times New Roman" w:hAnsi="Times New Roman" w:cs="Times New Roman"/>
        </w:rPr>
        <w:t xml:space="preserve"> </w:t>
      </w:r>
      <w:r>
        <w:rPr>
          <w:rFonts w:ascii="Times New Roman" w:eastAsia="Times New Roman" w:hAnsi="Times New Roman" w:cs="Times New Roman"/>
        </w:rPr>
        <w:t xml:space="preserve">could be explained by such a mechanism. </w:t>
      </w:r>
      <w:commentRangeStart w:id="79"/>
      <w:commentRangeStart w:id="80"/>
      <w:r>
        <w:rPr>
          <w:rFonts w:ascii="Times New Roman" w:eastAsia="Times New Roman" w:hAnsi="Times New Roman" w:cs="Times New Roman"/>
        </w:rPr>
        <w:t xml:space="preserve">Yet, </w:t>
      </w:r>
      <w:ins w:id="81" w:author="Benton, Deon" w:date="2025-10-10T11:28:00Z" w16du:dateUtc="2025-10-10T16:28:00Z">
        <w:r w:rsidR="00D26A93">
          <w:rPr>
            <w:rFonts w:ascii="Times New Roman" w:eastAsia="Times New Roman" w:hAnsi="Times New Roman" w:cs="Times New Roman"/>
          </w:rPr>
          <w:t xml:space="preserve">if </w:t>
        </w:r>
      </w:ins>
      <w:del w:id="82" w:author="Benton, Deon" w:date="2025-10-10T11:28:00Z" w16du:dateUtc="2025-10-10T16:28:00Z">
        <w:r w:rsidDel="00D26A93">
          <w:rPr>
            <w:rFonts w:ascii="Times New Roman" w:eastAsia="Times New Roman" w:hAnsi="Times New Roman" w:cs="Times New Roman"/>
          </w:rPr>
          <w:delText xml:space="preserve">one feature of </w:delText>
        </w:r>
      </w:del>
      <w:r>
        <w:rPr>
          <w:rFonts w:ascii="Times New Roman" w:eastAsia="Times New Roman" w:hAnsi="Times New Roman" w:cs="Times New Roman"/>
        </w:rPr>
        <w:t xml:space="preserve">our account </w:t>
      </w:r>
      <w:del w:id="83" w:author="Benton, Deon" w:date="2025-10-10T11:28:00Z" w16du:dateUtc="2025-10-10T16:28:00Z">
        <w:r w:rsidDel="00D26A93">
          <w:rPr>
            <w:rFonts w:ascii="Times New Roman" w:eastAsia="Times New Roman" w:hAnsi="Times New Roman" w:cs="Times New Roman"/>
          </w:rPr>
          <w:delText xml:space="preserve">that Simulation 1 does not address is the notion </w:delText>
        </w:r>
      </w:del>
      <w:r>
        <w:rPr>
          <w:rFonts w:ascii="Times New Roman" w:eastAsia="Times New Roman" w:hAnsi="Times New Roman" w:cs="Times New Roman"/>
        </w:rPr>
        <w:t xml:space="preserve">that </w:t>
      </w:r>
      <w:del w:id="84" w:author="Benton, Deon" w:date="2025-10-10T11:28:00Z" w16du:dateUtc="2025-10-10T16:28:00Z">
        <w:r w:rsidDel="00D26A93">
          <w:rPr>
            <w:rFonts w:ascii="Times New Roman" w:eastAsia="Times New Roman" w:hAnsi="Times New Roman" w:cs="Times New Roman"/>
          </w:rPr>
          <w:delText xml:space="preserve">the </w:delText>
        </w:r>
      </w:del>
      <w:ins w:id="85" w:author="Benton, Deon" w:date="2025-10-10T11:28:00Z" w16du:dateUtc="2025-10-10T16:28:00Z">
        <w:r w:rsidR="00D26A93">
          <w:rPr>
            <w:rFonts w:ascii="Times New Roman" w:eastAsia="Times New Roman" w:hAnsi="Times New Roman" w:cs="Times New Roman"/>
          </w:rPr>
          <w:t>a</w:t>
        </w:r>
        <w:r w:rsidR="00D26A93">
          <w:rPr>
            <w:rFonts w:ascii="Times New Roman" w:eastAsia="Times New Roman" w:hAnsi="Times New Roman" w:cs="Times New Roman"/>
          </w:rPr>
          <w:t xml:space="preserve"> </w:t>
        </w:r>
      </w:ins>
      <w:r>
        <w:rPr>
          <w:rFonts w:ascii="Times New Roman" w:eastAsia="Times New Roman" w:hAnsi="Times New Roman" w:cs="Times New Roman"/>
        </w:rPr>
        <w:t xml:space="preserve">common representation </w:t>
      </w:r>
      <w:del w:id="86" w:author="Benton, Deon" w:date="2025-10-10T11:31:00Z" w16du:dateUtc="2025-10-10T16:31:00Z">
        <w:r w:rsidDel="00D26A93">
          <w:rPr>
            <w:rFonts w:ascii="Times New Roman" w:eastAsia="Times New Roman" w:hAnsi="Times New Roman" w:cs="Times New Roman"/>
          </w:rPr>
          <w:delText>s</w:delText>
        </w:r>
        <w:r w:rsidR="00651769" w:rsidDel="00D26A93">
          <w:rPr>
            <w:rFonts w:ascii="Times New Roman" w:eastAsia="Times New Roman" w:hAnsi="Times New Roman" w:cs="Times New Roman"/>
          </w:rPr>
          <w:delText>hould support</w:delText>
        </w:r>
      </w:del>
      <w:ins w:id="87" w:author="Benton, Deon" w:date="2025-10-10T11:31:00Z" w16du:dateUtc="2025-10-10T16:31:00Z">
        <w:r w:rsidR="00D26A93">
          <w:rPr>
            <w:rFonts w:ascii="Times New Roman" w:eastAsia="Times New Roman" w:hAnsi="Times New Roman" w:cs="Times New Roman"/>
          </w:rPr>
          <w:t>supports</w:t>
        </w:r>
      </w:ins>
      <w:r w:rsidR="00651769">
        <w:rPr>
          <w:rFonts w:ascii="Times New Roman" w:eastAsia="Times New Roman" w:hAnsi="Times New Roman" w:cs="Times New Roman"/>
        </w:rPr>
        <w:t xml:space="preserve"> </w:t>
      </w:r>
      <w:r>
        <w:rPr>
          <w:rFonts w:ascii="Times New Roman" w:eastAsia="Times New Roman" w:hAnsi="Times New Roman" w:cs="Times New Roman"/>
        </w:rPr>
        <w:t xml:space="preserve">bidirectional </w:t>
      </w:r>
      <w:r w:rsidR="0058726F">
        <w:rPr>
          <w:rFonts w:ascii="Times New Roman" w:eastAsia="Times New Roman" w:hAnsi="Times New Roman" w:cs="Times New Roman"/>
        </w:rPr>
        <w:t>expectations</w:t>
      </w:r>
      <w:r w:rsidR="009C28B0">
        <w:rPr>
          <w:rFonts w:ascii="Times New Roman" w:eastAsia="Times New Roman" w:hAnsi="Times New Roman" w:cs="Times New Roman"/>
        </w:rPr>
        <w:t xml:space="preserve"> </w:t>
      </w:r>
      <w:del w:id="88" w:author="Benton, Deon" w:date="2025-10-10T11:31:00Z" w16du:dateUtc="2025-10-10T16:31:00Z">
        <w:r w:rsidR="009C28B0" w:rsidDel="00D26A93">
          <w:rPr>
            <w:rFonts w:ascii="Times New Roman" w:eastAsia="Times New Roman" w:hAnsi="Times New Roman" w:cs="Times New Roman"/>
          </w:rPr>
          <w:delText>such that</w:delText>
        </w:r>
      </w:del>
      <w:ins w:id="89" w:author="Benton, Deon" w:date="2025-10-10T11:31:00Z" w16du:dateUtc="2025-10-10T16:31:00Z">
        <w:r w:rsidR="00D26A93">
          <w:rPr>
            <w:rFonts w:ascii="Times New Roman" w:eastAsia="Times New Roman" w:hAnsi="Times New Roman" w:cs="Times New Roman"/>
          </w:rPr>
          <w:t>in which</w:t>
        </w:r>
      </w:ins>
      <w:r w:rsidR="009C28B0">
        <w:rPr>
          <w:rFonts w:ascii="Times New Roman" w:eastAsia="Times New Roman" w:hAnsi="Times New Roman" w:cs="Times New Roman"/>
        </w:rPr>
        <w:t xml:space="preserve"> </w:t>
      </w:r>
      <w:del w:id="90" w:author="Benton, Deon" w:date="2025-10-10T11:28:00Z" w16du:dateUtc="2025-10-10T16:28:00Z">
        <w:r w:rsidR="009C28B0" w:rsidDel="00D26A93">
          <w:rPr>
            <w:rFonts w:ascii="Times New Roman" w:eastAsia="Times New Roman" w:hAnsi="Times New Roman" w:cs="Times New Roman"/>
          </w:rPr>
          <w:delText>the</w:delText>
        </w:r>
        <w:r w:rsidDel="00D26A93">
          <w:rPr>
            <w:rFonts w:ascii="Times New Roman" w:eastAsia="Times New Roman" w:hAnsi="Times New Roman" w:cs="Times New Roman"/>
          </w:rPr>
          <w:delText xml:space="preserve"> model (and by extension infants)</w:delText>
        </w:r>
      </w:del>
      <w:del w:id="91" w:author="Benton, Deon" w:date="2025-10-10T11:29:00Z" w16du:dateUtc="2025-10-10T16:29:00Z">
        <w:r w:rsidDel="00D26A93">
          <w:rPr>
            <w:rFonts w:ascii="Times New Roman" w:eastAsia="Times New Roman" w:hAnsi="Times New Roman" w:cs="Times New Roman"/>
          </w:rPr>
          <w:delText xml:space="preserve"> should</w:delText>
        </w:r>
        <w:r w:rsidR="009C28B0" w:rsidDel="00D26A93">
          <w:rPr>
            <w:rFonts w:ascii="Times New Roman" w:eastAsia="Times New Roman" w:hAnsi="Times New Roman" w:cs="Times New Roman"/>
          </w:rPr>
          <w:delText xml:space="preserve"> also</w:delText>
        </w:r>
        <w:r w:rsidDel="00D26A93">
          <w:rPr>
            <w:rFonts w:ascii="Times New Roman" w:eastAsia="Times New Roman" w:hAnsi="Times New Roman" w:cs="Times New Roman"/>
          </w:rPr>
          <w:delText xml:space="preserve"> expect saliva sharing given information about comforting</w:delText>
        </w:r>
      </w:del>
      <w:ins w:id="92" w:author="Benton, Deon" w:date="2025-10-10T11:29:00Z" w16du:dateUtc="2025-10-10T16:29:00Z">
        <w:r w:rsidR="00D26A93">
          <w:rPr>
            <w:rFonts w:ascii="Times New Roman" w:eastAsia="Times New Roman" w:hAnsi="Times New Roman" w:cs="Times New Roman"/>
          </w:rPr>
          <w:t xml:space="preserve">saliva sharing and comfort predict one another, it is </w:t>
        </w:r>
        <w:r w:rsidR="00D26A93">
          <w:rPr>
            <w:rFonts w:ascii="Times New Roman" w:eastAsia="Times New Roman" w:hAnsi="Times New Roman" w:cs="Times New Roman"/>
          </w:rPr>
          <w:lastRenderedPageBreak/>
          <w:t>important to show that a model that implements our account predic</w:t>
        </w:r>
      </w:ins>
      <w:ins w:id="93" w:author="Benton, Deon" w:date="2025-10-10T11:30:00Z" w16du:dateUtc="2025-10-10T16:30:00Z">
        <w:r w:rsidR="00D26A93">
          <w:rPr>
            <w:rFonts w:ascii="Times New Roman" w:eastAsia="Times New Roman" w:hAnsi="Times New Roman" w:cs="Times New Roman"/>
          </w:rPr>
          <w:t>ts saliva sharing from comfort</w:t>
        </w:r>
      </w:ins>
      <w:r>
        <w:rPr>
          <w:rFonts w:ascii="Times New Roman" w:eastAsia="Times New Roman" w:hAnsi="Times New Roman" w:cs="Times New Roman"/>
        </w:rPr>
        <w:t xml:space="preserve">. </w:t>
      </w:r>
      <w:r w:rsidR="00F05C8B">
        <w:rPr>
          <w:rFonts w:ascii="Times New Roman" w:eastAsia="Times New Roman" w:hAnsi="Times New Roman" w:cs="Times New Roman"/>
        </w:rPr>
        <w:t xml:space="preserve">Simulation 2 </w:t>
      </w:r>
      <w:r w:rsidR="008B2016">
        <w:rPr>
          <w:rFonts w:ascii="Times New Roman" w:eastAsia="Times New Roman" w:hAnsi="Times New Roman" w:cs="Times New Roman"/>
        </w:rPr>
        <w:t>addressed this issue</w:t>
      </w:r>
      <w:commentRangeEnd w:id="79"/>
      <w:r w:rsidR="00ED3ABD">
        <w:rPr>
          <w:rStyle w:val="CommentReference"/>
        </w:rPr>
        <w:commentReference w:id="79"/>
      </w:r>
      <w:commentRangeEnd w:id="80"/>
      <w:r w:rsidR="00D26A93">
        <w:rPr>
          <w:rStyle w:val="CommentReference"/>
        </w:rPr>
        <w:commentReference w:id="80"/>
      </w:r>
      <w:r w:rsidR="00F05C8B">
        <w:rPr>
          <w:rFonts w:ascii="Times New Roman" w:eastAsia="Times New Roman" w:hAnsi="Times New Roman" w:cs="Times New Roman"/>
        </w:rPr>
        <w:t>.</w:t>
      </w:r>
    </w:p>
    <w:p w14:paraId="22D00F68" w14:textId="77777777" w:rsidR="0046384C" w:rsidRDefault="0046384C" w:rsidP="0046384C">
      <w:pPr>
        <w:spacing w:line="480" w:lineRule="auto"/>
        <w:ind w:firstLine="720"/>
        <w:rPr>
          <w:rFonts w:ascii="Times New Roman" w:eastAsia="Times New Roman" w:hAnsi="Times New Roman" w:cs="Times New Roman"/>
        </w:rPr>
      </w:pPr>
    </w:p>
    <w:p w14:paraId="22EBDE94" w14:textId="77777777" w:rsidR="0046384C" w:rsidRDefault="0046384C" w:rsidP="0046384C">
      <w:pPr>
        <w:spacing w:line="480" w:lineRule="auto"/>
        <w:ind w:firstLine="720"/>
        <w:jc w:val="center"/>
        <w:rPr>
          <w:rFonts w:ascii="Times New Roman" w:eastAsia="Times New Roman" w:hAnsi="Times New Roman" w:cs="Times New Roman"/>
          <w:b/>
          <w:bCs/>
        </w:rPr>
      </w:pPr>
      <w:r w:rsidRPr="006A266D">
        <w:rPr>
          <w:rFonts w:ascii="Times New Roman" w:eastAsia="Times New Roman" w:hAnsi="Times New Roman" w:cs="Times New Roman"/>
          <w:b/>
          <w:bCs/>
        </w:rPr>
        <w:t>Simulation 2</w:t>
      </w:r>
    </w:p>
    <w:p w14:paraId="4DC6866B" w14:textId="77777777" w:rsidR="0046384C" w:rsidRDefault="0046384C" w:rsidP="0046384C">
      <w:pPr>
        <w:spacing w:line="480" w:lineRule="auto"/>
        <w:contextualSpacing/>
        <w:rPr>
          <w:rFonts w:ascii="Times New Roman" w:eastAsia="Times New Roman" w:hAnsi="Times New Roman" w:cs="Times New Roman"/>
          <w:b/>
          <w:bCs/>
          <w:i/>
          <w:iCs/>
        </w:rPr>
      </w:pPr>
      <w:r>
        <w:rPr>
          <w:rFonts w:ascii="Times New Roman" w:eastAsia="Times New Roman" w:hAnsi="Times New Roman" w:cs="Times New Roman"/>
          <w:b/>
          <w:bCs/>
          <w:i/>
          <w:iCs/>
        </w:rPr>
        <w:t>Network Architecture and Familiarization</w:t>
      </w:r>
    </w:p>
    <w:p w14:paraId="541F889E" w14:textId="3E5B168E"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The architecture used in Simulation 2 was identical to that in Simulation 1</w:t>
      </w:r>
      <w:r w:rsidR="00BE28A3">
        <w:rPr>
          <w:rFonts w:ascii="Times New Roman" w:eastAsia="Times New Roman" w:hAnsi="Times New Roman" w:cs="Times New Roman"/>
        </w:rPr>
        <w:t>. The pretraining phase was also identical.</w:t>
      </w:r>
    </w:p>
    <w:p w14:paraId="58C8F5C1" w14:textId="77777777" w:rsidR="0046384C" w:rsidRDefault="0046384C" w:rsidP="0046384C">
      <w:pPr>
        <w:spacing w:line="480" w:lineRule="auto"/>
        <w:contextualSpacing/>
        <w:rPr>
          <w:rFonts w:ascii="Times New Roman" w:eastAsia="Times New Roman" w:hAnsi="Times New Roman" w:cs="Times New Roman"/>
        </w:rPr>
      </w:pPr>
    </w:p>
    <w:p w14:paraId="3088DD95" w14:textId="77777777" w:rsidR="0046384C" w:rsidRDefault="0046384C" w:rsidP="0046384C">
      <w:pPr>
        <w:contextualSpacing/>
        <w:rPr>
          <w:rFonts w:ascii="Times New Roman" w:eastAsia="Times New Roman" w:hAnsi="Times New Roman" w:cs="Times New Roman"/>
          <w:b/>
          <w:bCs/>
        </w:rPr>
      </w:pPr>
      <w:r>
        <w:rPr>
          <w:rFonts w:ascii="Times New Roman" w:eastAsia="Times New Roman" w:hAnsi="Times New Roman" w:cs="Times New Roman"/>
          <w:b/>
          <w:bCs/>
        </w:rPr>
        <w:t>Familiarization and Test</w:t>
      </w:r>
      <w:r>
        <w:rPr>
          <w:rFonts w:ascii="Times New Roman" w:eastAsia="Times New Roman" w:hAnsi="Times New Roman" w:cs="Times New Roman"/>
          <w:b/>
          <w:bCs/>
        </w:rPr>
        <w:br/>
      </w:r>
    </w:p>
    <w:p w14:paraId="0DA96942" w14:textId="61BA32B1" w:rsidR="0046384C" w:rsidRPr="00EF288F"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Following pretraining, networks (N = 20) were familiarized to an event in which</w:t>
      </w:r>
      <w:r w:rsidR="002B1C32">
        <w:rPr>
          <w:rFonts w:ascii="Times New Roman" w:eastAsia="Times New Roman" w:hAnsi="Times New Roman" w:cs="Times New Roman"/>
        </w:rPr>
        <w:t xml:space="preserve"> the central character </w:t>
      </w:r>
      <w:r w:rsidR="00ED3ABD">
        <w:rPr>
          <w:rFonts w:ascii="Times New Roman" w:eastAsia="Times New Roman" w:hAnsi="Times New Roman" w:cs="Times New Roman"/>
        </w:rPr>
        <w:t>was comforted by one of two individuals, but not the other</w:t>
      </w:r>
      <w:r>
        <w:rPr>
          <w:rFonts w:ascii="Times New Roman" w:eastAsia="Times New Roman" w:hAnsi="Times New Roman" w:cs="Times New Roman"/>
        </w:rPr>
        <w:t xml:space="preserve">. Networks were then tested on an event in which the central character </w:t>
      </w:r>
      <w:commentRangeStart w:id="94"/>
      <w:commentRangeStart w:id="95"/>
      <w:commentRangeStart w:id="96"/>
      <w:commentRangeStart w:id="97"/>
      <w:r>
        <w:rPr>
          <w:rFonts w:ascii="Times New Roman" w:eastAsia="Times New Roman" w:hAnsi="Times New Roman" w:cs="Times New Roman"/>
        </w:rPr>
        <w:t xml:space="preserve">from the familiarization phase engaged in saliva sharing with </w:t>
      </w:r>
      <w:r w:rsidR="0098711A">
        <w:rPr>
          <w:rFonts w:ascii="Times New Roman" w:eastAsia="Times New Roman" w:hAnsi="Times New Roman" w:cs="Times New Roman"/>
        </w:rPr>
        <w:t xml:space="preserve">the </w:t>
      </w:r>
      <w:r w:rsidR="00161ACE">
        <w:rPr>
          <w:rFonts w:ascii="Times New Roman" w:eastAsia="Times New Roman" w:hAnsi="Times New Roman" w:cs="Times New Roman"/>
        </w:rPr>
        <w:t>former comforter</w:t>
      </w:r>
      <w:r w:rsidR="0098711A">
        <w:rPr>
          <w:rFonts w:ascii="Times New Roman" w:eastAsia="Times New Roman" w:hAnsi="Times New Roman" w:cs="Times New Roman"/>
        </w:rPr>
        <w:t xml:space="preserve"> </w:t>
      </w:r>
      <w:r>
        <w:rPr>
          <w:rFonts w:ascii="Times New Roman" w:eastAsia="Times New Roman" w:hAnsi="Times New Roman" w:cs="Times New Roman"/>
        </w:rPr>
        <w:t xml:space="preserve">and </w:t>
      </w:r>
      <w:del w:id="98" w:author="Benton, Deon" w:date="2025-10-10T11:32:00Z" w16du:dateUtc="2025-10-10T16:32:00Z">
        <w:r w:rsidDel="00D26A93">
          <w:rPr>
            <w:rFonts w:ascii="Times New Roman" w:eastAsia="Times New Roman" w:hAnsi="Times New Roman" w:cs="Times New Roman"/>
          </w:rPr>
          <w:delText xml:space="preserve">non-saliva sharing with the </w:delText>
        </w:r>
        <w:r w:rsidR="00161ACE" w:rsidDel="00D26A93">
          <w:rPr>
            <w:rFonts w:ascii="Times New Roman" w:eastAsia="Times New Roman" w:hAnsi="Times New Roman" w:cs="Times New Roman"/>
          </w:rPr>
          <w:delText xml:space="preserve">former </w:delText>
        </w:r>
      </w:del>
      <w:r w:rsidR="00161ACE">
        <w:rPr>
          <w:rFonts w:ascii="Times New Roman" w:eastAsia="Times New Roman" w:hAnsi="Times New Roman" w:cs="Times New Roman"/>
        </w:rPr>
        <w:t>non-comforter</w:t>
      </w:r>
      <w:r>
        <w:rPr>
          <w:rFonts w:ascii="Times New Roman" w:eastAsia="Times New Roman" w:hAnsi="Times New Roman" w:cs="Times New Roman"/>
        </w:rPr>
        <w:t>. A separate group of networks (N = 20</w:t>
      </w:r>
      <w:commentRangeEnd w:id="94"/>
      <w:r w:rsidR="00F50C98">
        <w:rPr>
          <w:rStyle w:val="CommentReference"/>
        </w:rPr>
        <w:commentReference w:id="94"/>
      </w:r>
      <w:commentRangeEnd w:id="95"/>
      <w:r w:rsidR="009963F9">
        <w:rPr>
          <w:rStyle w:val="CommentReference"/>
        </w:rPr>
        <w:commentReference w:id="95"/>
      </w:r>
      <w:commentRangeEnd w:id="96"/>
      <w:r w:rsidR="00AF6173">
        <w:rPr>
          <w:rStyle w:val="CommentReference"/>
        </w:rPr>
        <w:commentReference w:id="96"/>
      </w:r>
      <w:commentRangeEnd w:id="97"/>
      <w:r w:rsidR="00D26A93">
        <w:rPr>
          <w:rStyle w:val="CommentReference"/>
        </w:rPr>
        <w:commentReference w:id="97"/>
      </w:r>
      <w:r>
        <w:rPr>
          <w:rFonts w:ascii="Times New Roman" w:eastAsia="Times New Roman" w:hAnsi="Times New Roman" w:cs="Times New Roman"/>
        </w:rPr>
        <w:t xml:space="preserve">) in a Control condition were familiarized to the same event as the first group </w:t>
      </w:r>
      <w:r w:rsidR="00EF73B9">
        <w:rPr>
          <w:rFonts w:ascii="Times New Roman" w:eastAsia="Times New Roman" w:hAnsi="Times New Roman" w:cs="Times New Roman"/>
        </w:rPr>
        <w:t xml:space="preserve">and </w:t>
      </w:r>
      <w:r>
        <w:rPr>
          <w:rFonts w:ascii="Times New Roman" w:eastAsia="Times New Roman" w:hAnsi="Times New Roman" w:cs="Times New Roman"/>
        </w:rPr>
        <w:t>tested on a</w:t>
      </w:r>
      <w:r w:rsidR="00097B23">
        <w:rPr>
          <w:rFonts w:ascii="Times New Roman" w:eastAsia="Times New Roman" w:hAnsi="Times New Roman" w:cs="Times New Roman"/>
        </w:rPr>
        <w:t>n identical event except</w:t>
      </w:r>
      <w:r>
        <w:rPr>
          <w:rFonts w:ascii="Times New Roman" w:eastAsia="Times New Roman" w:hAnsi="Times New Roman" w:cs="Times New Roman"/>
        </w:rPr>
        <w:t xml:space="preserve"> that the central character was </w:t>
      </w:r>
      <w:r w:rsidR="0098711A">
        <w:rPr>
          <w:rFonts w:ascii="Times New Roman" w:eastAsia="Times New Roman" w:hAnsi="Times New Roman" w:cs="Times New Roman"/>
        </w:rPr>
        <w:t xml:space="preserve">replaced </w:t>
      </w:r>
      <w:r>
        <w:rPr>
          <w:rFonts w:ascii="Times New Roman" w:eastAsia="Times New Roman" w:hAnsi="Times New Roman" w:cs="Times New Roman"/>
        </w:rPr>
        <w:t xml:space="preserve">with a new </w:t>
      </w:r>
      <w:r w:rsidR="00EF73B9">
        <w:rPr>
          <w:rFonts w:ascii="Times New Roman" w:eastAsia="Times New Roman" w:hAnsi="Times New Roman" w:cs="Times New Roman"/>
        </w:rPr>
        <w:t>one</w:t>
      </w:r>
      <w:r>
        <w:rPr>
          <w:rFonts w:ascii="Times New Roman" w:eastAsia="Times New Roman" w:hAnsi="Times New Roman" w:cs="Times New Roman"/>
        </w:rPr>
        <w:t xml:space="preserve">. </w:t>
      </w:r>
    </w:p>
    <w:p w14:paraId="3737D16F" w14:textId="77777777" w:rsidR="0046384C" w:rsidRDefault="0046384C" w:rsidP="0046384C">
      <w:pPr>
        <w:spacing w:line="480" w:lineRule="auto"/>
        <w:contextualSpacing/>
        <w:rPr>
          <w:rFonts w:ascii="Times New Roman" w:eastAsia="Times New Roman" w:hAnsi="Times New Roman" w:cs="Times New Roman"/>
        </w:rPr>
      </w:pPr>
    </w:p>
    <w:p w14:paraId="736A5B99" w14:textId="77777777" w:rsidR="0046384C" w:rsidRDefault="0046384C" w:rsidP="0046384C">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0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11"/>
      </w:tblGrid>
      <w:tr w:rsidR="00DA50DD" w14:paraId="0FE2F7C0" w14:textId="77777777" w:rsidTr="00CD5044">
        <w:trPr>
          <w:trHeight w:val="3043"/>
        </w:trPr>
        <w:tc>
          <w:tcPr>
            <w:tcW w:w="10354" w:type="dxa"/>
          </w:tcPr>
          <w:p w14:paraId="72C5232A" w14:textId="4ED29047" w:rsidR="00DA50DD" w:rsidRDefault="00A93332" w:rsidP="00CD5044">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EF5E621" wp14:editId="09BB7D70">
                  <wp:extent cx="6728114" cy="2466975"/>
                  <wp:effectExtent l="0" t="0" r="0" b="0"/>
                  <wp:docPr id="1750684531" name="Picture 5"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84531" name="Picture 5" descr="A graph of different sizes and colo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731087" cy="2468065"/>
                          </a:xfrm>
                          <a:prstGeom prst="rect">
                            <a:avLst/>
                          </a:prstGeom>
                        </pic:spPr>
                      </pic:pic>
                    </a:graphicData>
                  </a:graphic>
                </wp:inline>
              </w:drawing>
            </w:r>
          </w:p>
        </w:tc>
      </w:tr>
    </w:tbl>
    <w:p w14:paraId="11472D09" w14:textId="19F0DB38" w:rsidR="00DA50DD" w:rsidRPr="009047C4" w:rsidRDefault="00DA50DD" w:rsidP="00DA50DD">
      <w:pPr>
        <w:pStyle w:val="Caption"/>
        <w:rPr>
          <w:rFonts w:ascii="Times New Roman" w:eastAsia="Times New Roman" w:hAnsi="Times New Roman" w:cs="Times New Roman"/>
          <w:i w:val="0"/>
          <w:iCs w:val="0"/>
          <w:color w:val="auto"/>
          <w:sz w:val="24"/>
          <w:szCs w:val="24"/>
        </w:rPr>
      </w:pPr>
      <w:r w:rsidRPr="009047C4">
        <w:rPr>
          <w:rFonts w:ascii="Times New Roman" w:hAnsi="Times New Roman" w:cs="Times New Roman"/>
          <w:i w:val="0"/>
          <w:iCs w:val="0"/>
          <w:color w:val="auto"/>
          <w:sz w:val="24"/>
          <w:szCs w:val="24"/>
        </w:rPr>
        <w:t xml:space="preserve">Figure </w:t>
      </w:r>
      <w:r w:rsidRPr="009047C4">
        <w:rPr>
          <w:rFonts w:ascii="Times New Roman" w:hAnsi="Times New Roman" w:cs="Times New Roman"/>
          <w:i w:val="0"/>
          <w:iCs w:val="0"/>
          <w:color w:val="auto"/>
          <w:sz w:val="24"/>
          <w:szCs w:val="24"/>
        </w:rPr>
        <w:fldChar w:fldCharType="begin"/>
      </w:r>
      <w:r w:rsidRPr="009047C4">
        <w:rPr>
          <w:rFonts w:ascii="Times New Roman" w:hAnsi="Times New Roman" w:cs="Times New Roman"/>
          <w:i w:val="0"/>
          <w:iCs w:val="0"/>
          <w:color w:val="auto"/>
          <w:sz w:val="24"/>
          <w:szCs w:val="24"/>
        </w:rPr>
        <w:instrText xml:space="preserve"> SEQ Figure \* ARABIC </w:instrText>
      </w:r>
      <w:r w:rsidRPr="009047C4">
        <w:rPr>
          <w:rFonts w:ascii="Times New Roman" w:hAnsi="Times New Roman" w:cs="Times New Roman"/>
          <w:i w:val="0"/>
          <w:iCs w:val="0"/>
          <w:color w:val="auto"/>
          <w:sz w:val="24"/>
          <w:szCs w:val="24"/>
        </w:rPr>
        <w:fldChar w:fldCharType="separate"/>
      </w:r>
      <w:r w:rsidR="00C668AE">
        <w:rPr>
          <w:rFonts w:ascii="Times New Roman" w:hAnsi="Times New Roman" w:cs="Times New Roman"/>
          <w:i w:val="0"/>
          <w:iCs w:val="0"/>
          <w:noProof/>
          <w:color w:val="auto"/>
          <w:sz w:val="24"/>
          <w:szCs w:val="24"/>
        </w:rPr>
        <w:t>3</w:t>
      </w:r>
      <w:r w:rsidRPr="009047C4">
        <w:rPr>
          <w:rFonts w:ascii="Times New Roman" w:hAnsi="Times New Roman" w:cs="Times New Roman"/>
          <w:i w:val="0"/>
          <w:iCs w:val="0"/>
          <w:color w:val="auto"/>
          <w:sz w:val="24"/>
          <w:szCs w:val="24"/>
        </w:rPr>
        <w:fldChar w:fldCharType="end"/>
      </w:r>
      <w:r w:rsidRPr="009047C4">
        <w:rPr>
          <w:rFonts w:ascii="Times New Roman" w:hAnsi="Times New Roman" w:cs="Times New Roman"/>
          <w:i w:val="0"/>
          <w:iCs w:val="0"/>
          <w:color w:val="auto"/>
          <w:sz w:val="24"/>
          <w:szCs w:val="24"/>
        </w:rPr>
        <w:t>. Networks’ mean expectation or looking time to the Ball Sharer and Food Sharer test events across Conditions and Pretraining Epochs.</w:t>
      </w:r>
    </w:p>
    <w:p w14:paraId="35A35A8F" w14:textId="77777777" w:rsidR="00F41905" w:rsidRDefault="00F41905" w:rsidP="00DA50DD">
      <w:pPr>
        <w:spacing w:line="480" w:lineRule="auto"/>
        <w:ind w:firstLine="720"/>
        <w:contextualSpacing/>
        <w:rPr>
          <w:rFonts w:ascii="Times New Roman" w:eastAsia="Times New Roman" w:hAnsi="Times New Roman" w:cs="Times New Roman"/>
        </w:rPr>
      </w:pPr>
    </w:p>
    <w:p w14:paraId="21E40D42" w14:textId="0C870A6E" w:rsidR="00DA50DD" w:rsidRPr="009F1F5F" w:rsidRDefault="00DA50DD" w:rsidP="00EC4E1F">
      <w:pPr>
        <w:spacing w:line="480" w:lineRule="auto"/>
        <w:ind w:firstLine="720"/>
        <w:contextualSpacing/>
        <w:rPr>
          <w:rFonts w:ascii="Times New Roman" w:eastAsia="Times New Roman" w:hAnsi="Times New Roman" w:cs="Times New Roman"/>
          <w:b/>
          <w:bCs/>
        </w:rPr>
      </w:pPr>
      <w:r>
        <w:rPr>
          <w:rFonts w:ascii="Times New Roman" w:eastAsia="Times New Roman" w:hAnsi="Times New Roman" w:cs="Times New Roman"/>
        </w:rPr>
        <w:t xml:space="preserve">Figure 3 shows networks’ looking times to the Food and Ball Sharers across </w:t>
      </w:r>
      <w:r w:rsidR="0045169B">
        <w:rPr>
          <w:rFonts w:ascii="Times New Roman" w:eastAsia="Times New Roman" w:hAnsi="Times New Roman" w:cs="Times New Roman"/>
        </w:rPr>
        <w:t>the Experimental and Control</w:t>
      </w:r>
      <w:r w:rsidR="00790D21">
        <w:rPr>
          <w:rFonts w:ascii="Times New Roman" w:eastAsia="Times New Roman" w:hAnsi="Times New Roman" w:cs="Times New Roman"/>
        </w:rPr>
        <w:t xml:space="preserve"> Conditions</w:t>
      </w:r>
      <w:r>
        <w:rPr>
          <w:rFonts w:ascii="Times New Roman" w:eastAsia="Times New Roman" w:hAnsi="Times New Roman" w:cs="Times New Roman"/>
        </w:rPr>
        <w:t xml:space="preserve"> and Pretraining Epochs. Data for networks in these conditions were entered into a linear mixed-effects model with Test Trial as the within-subjects fixed effect (Ball Sharer vs. Food Sharer), Condition</w:t>
      </w:r>
      <w:r w:rsidR="005F7A39">
        <w:rPr>
          <w:rFonts w:ascii="Times New Roman" w:eastAsia="Times New Roman" w:hAnsi="Times New Roman" w:cs="Times New Roman"/>
        </w:rPr>
        <w:t xml:space="preserve"> (Experimental vs. Control) and Pretraining Epoch</w:t>
      </w:r>
      <w:r>
        <w:rPr>
          <w:rFonts w:ascii="Times New Roman" w:eastAsia="Times New Roman" w:hAnsi="Times New Roman" w:cs="Times New Roman"/>
        </w:rPr>
        <w:t xml:space="preserve"> </w:t>
      </w:r>
      <w:r w:rsidR="005F7A39">
        <w:rPr>
          <w:rFonts w:ascii="Times New Roman" w:eastAsia="Times New Roman" w:hAnsi="Times New Roman" w:cs="Times New Roman"/>
        </w:rPr>
        <w:t xml:space="preserve">(600 vs. 700 vs. 800) </w:t>
      </w:r>
      <w:r>
        <w:rPr>
          <w:rFonts w:ascii="Times New Roman" w:eastAsia="Times New Roman" w:hAnsi="Times New Roman" w:cs="Times New Roman"/>
        </w:rPr>
        <w:t>as the between-subjects fixed effect</w:t>
      </w:r>
      <w:r w:rsidR="005F7A39">
        <w:rPr>
          <w:rFonts w:ascii="Times New Roman" w:eastAsia="Times New Roman" w:hAnsi="Times New Roman" w:cs="Times New Roman"/>
        </w:rPr>
        <w:t>s</w:t>
      </w:r>
      <w:r>
        <w:rPr>
          <w:rFonts w:ascii="Times New Roman" w:eastAsia="Times New Roman" w:hAnsi="Times New Roman" w:cs="Times New Roman"/>
        </w:rPr>
        <w:t xml:space="preserve">, and participants as the random effect. </w:t>
      </w:r>
      <w:r w:rsidR="00EC4E1F">
        <w:rPr>
          <w:rFonts w:ascii="Times New Roman" w:eastAsia="Times New Roman" w:hAnsi="Times New Roman" w:cs="Times New Roman"/>
        </w:rPr>
        <w:t xml:space="preserve">The results revealed main effects </w:t>
      </w:r>
      <w:proofErr w:type="gramStart"/>
      <w:r w:rsidR="00EC4E1F">
        <w:rPr>
          <w:rFonts w:ascii="Times New Roman" w:eastAsia="Times New Roman" w:hAnsi="Times New Roman" w:cs="Times New Roman"/>
        </w:rPr>
        <w:t>for Condition</w:t>
      </w:r>
      <w:proofErr w:type="gramEnd"/>
      <w:r w:rsidR="00EC4E1F">
        <w:rPr>
          <w:rFonts w:ascii="Times New Roman" w:eastAsia="Times New Roman" w:hAnsi="Times New Roman" w:cs="Times New Roman"/>
        </w:rPr>
        <w:t xml:space="preserve"> and Test trial, both of which</w:t>
      </w:r>
      <w:r w:rsidR="00DF6A12">
        <w:rPr>
          <w:rFonts w:ascii="Times New Roman" w:eastAsia="Times New Roman" w:hAnsi="Times New Roman" w:cs="Times New Roman"/>
        </w:rPr>
        <w:t xml:space="preserve"> were</w:t>
      </w:r>
      <w:r w:rsidR="00EC4E1F">
        <w:rPr>
          <w:rFonts w:ascii="Times New Roman" w:eastAsia="Times New Roman" w:hAnsi="Times New Roman" w:cs="Times New Roman"/>
        </w:rPr>
        <w:t xml:space="preserve"> qualified by </w:t>
      </w:r>
      <w:r w:rsidR="00136405">
        <w:rPr>
          <w:rFonts w:ascii="Times New Roman" w:eastAsia="Times New Roman" w:hAnsi="Times New Roman" w:cs="Times New Roman"/>
        </w:rPr>
        <w:t xml:space="preserve">an interaction </w:t>
      </w:r>
      <w:r w:rsidR="00EC4E1F">
        <w:rPr>
          <w:rFonts w:ascii="Times New Roman" w:eastAsia="Times New Roman" w:hAnsi="Times New Roman" w:cs="Times New Roman"/>
        </w:rPr>
        <w:t>between Condition and Test Trial</w:t>
      </w:r>
      <w:r>
        <w:rPr>
          <w:rFonts w:ascii="Times New Roman" w:eastAsia="Times New Roman" w:hAnsi="Times New Roman" w:cs="Times New Roman"/>
        </w:rPr>
        <w:t xml:space="preserve">,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1, 234) = </w:t>
      </w:r>
      <w:r w:rsidR="00136405">
        <w:rPr>
          <w:rFonts w:ascii="Times New Roman" w:eastAsia="Times New Roman" w:hAnsi="Times New Roman" w:cs="Times New Roman"/>
        </w:rPr>
        <w:t>115.24</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0. Follow-up analyses were conducted for each Condition. A paired t-test for </w:t>
      </w:r>
      <w:r w:rsidR="001F2A81">
        <w:rPr>
          <w:rFonts w:ascii="Times New Roman" w:eastAsia="Times New Roman" w:hAnsi="Times New Roman" w:cs="Times New Roman"/>
        </w:rPr>
        <w:t>the Experimental Condition</w:t>
      </w:r>
      <w:r>
        <w:rPr>
          <w:rFonts w:ascii="Times New Roman" w:eastAsia="Times New Roman" w:hAnsi="Times New Roman" w:cs="Times New Roman"/>
        </w:rPr>
        <w:t xml:space="preserve"> showed that networks looked longer at the Food Sharer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136405">
        <w:rPr>
          <w:rFonts w:ascii="Times New Roman" w:eastAsia="Times New Roman" w:hAnsi="Times New Roman" w:cs="Times New Roman"/>
        </w:rPr>
        <w:t>18.44</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1.</w:t>
      </w:r>
      <w:r w:rsidR="00136405">
        <w:rPr>
          <w:rFonts w:ascii="Times New Roman" w:eastAsia="Times New Roman" w:hAnsi="Times New Roman" w:cs="Times New Roman"/>
        </w:rPr>
        <w:t>28</w:t>
      </w:r>
      <w:r>
        <w:rPr>
          <w:rFonts w:ascii="Times New Roman" w:eastAsia="Times New Roman" w:hAnsi="Times New Roman" w:cs="Times New Roman"/>
        </w:rPr>
        <w:t>) than the Ball Sharer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136405">
        <w:rPr>
          <w:rFonts w:ascii="Times New Roman" w:eastAsia="Times New Roman" w:hAnsi="Times New Roman" w:cs="Times New Roman"/>
        </w:rPr>
        <w:t>14.47</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w:t>
      </w:r>
      <w:r w:rsidR="00136405">
        <w:rPr>
          <w:rFonts w:ascii="Times New Roman" w:eastAsia="Times New Roman" w:hAnsi="Times New Roman" w:cs="Times New Roman"/>
        </w:rPr>
        <w:t>3.31</w:t>
      </w:r>
      <w:r>
        <w:rPr>
          <w:rFonts w:ascii="Times New Roman" w:eastAsia="Times New Roman" w:hAnsi="Times New Roman" w:cs="Times New Roman"/>
        </w:rPr>
        <w:t xml:space="preserve">), both </w:t>
      </w:r>
      <w:proofErr w:type="gramStart"/>
      <w:r>
        <w:rPr>
          <w:rFonts w:ascii="Times New Roman" w:eastAsia="Times New Roman" w:hAnsi="Times New Roman" w:cs="Times New Roman"/>
          <w:i/>
          <w:iCs/>
        </w:rPr>
        <w:t>t</w:t>
      </w:r>
      <w:r>
        <w:rPr>
          <w:rFonts w:ascii="Times New Roman" w:eastAsia="Times New Roman" w:hAnsi="Times New Roman" w:cs="Times New Roman"/>
        </w:rPr>
        <w:t>(</w:t>
      </w:r>
      <w:proofErr w:type="gramEnd"/>
      <w:r>
        <w:rPr>
          <w:rFonts w:ascii="Times New Roman" w:eastAsia="Times New Roman" w:hAnsi="Times New Roman" w:cs="Times New Roman"/>
        </w:rPr>
        <w:t xml:space="preserve">119) = </w:t>
      </w:r>
      <w:r w:rsidR="00136405">
        <w:rPr>
          <w:rFonts w:ascii="Times New Roman" w:eastAsia="Times New Roman" w:hAnsi="Times New Roman" w:cs="Times New Roman"/>
        </w:rPr>
        <w:t>13.45</w:t>
      </w:r>
      <w:r>
        <w:rPr>
          <w:rFonts w:ascii="Times New Roman" w:eastAsia="Times New Roman" w:hAnsi="Times New Roman" w:cs="Times New Roman"/>
        </w:rPr>
        <w:t xml:space="preserve">, </w:t>
      </w:r>
      <w:r>
        <w:rPr>
          <w:rFonts w:ascii="Times New Roman" w:eastAsia="Times New Roman" w:hAnsi="Times New Roman" w:cs="Times New Roman"/>
          <w:i/>
          <w:iCs/>
        </w:rPr>
        <w:t>p</w:t>
      </w:r>
      <w:r>
        <w:rPr>
          <w:rFonts w:ascii="Times New Roman" w:eastAsia="Times New Roman" w:hAnsi="Times New Roman" w:cs="Times New Roman"/>
        </w:rPr>
        <w:t xml:space="preserve"> = 0.</w:t>
      </w:r>
      <w:r>
        <w:rPr>
          <w:rFonts w:ascii="Times New Roman" w:eastAsia="Times New Roman" w:hAnsi="Times New Roman" w:cs="Times New Roman"/>
          <w:i/>
          <w:iCs/>
        </w:rPr>
        <w:t xml:space="preserve"> </w:t>
      </w:r>
      <w:commentRangeStart w:id="99"/>
      <w:commentRangeStart w:id="100"/>
      <w:r>
        <w:rPr>
          <w:rFonts w:ascii="Times New Roman" w:eastAsia="Times New Roman" w:hAnsi="Times New Roman" w:cs="Times New Roman"/>
        </w:rPr>
        <w:t xml:space="preserve">Although networks in </w:t>
      </w:r>
      <w:r w:rsidR="001E2C07">
        <w:rPr>
          <w:rFonts w:ascii="Times New Roman" w:eastAsia="Times New Roman" w:hAnsi="Times New Roman" w:cs="Times New Roman"/>
        </w:rPr>
        <w:t>the Control Condition</w:t>
      </w:r>
      <w:r>
        <w:rPr>
          <w:rFonts w:ascii="Times New Roman" w:eastAsia="Times New Roman" w:hAnsi="Times New Roman" w:cs="Times New Roman"/>
        </w:rPr>
        <w:t xml:space="preserve"> also looked longer at the Food Sharer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136405">
        <w:rPr>
          <w:rFonts w:ascii="Times New Roman" w:eastAsia="Times New Roman" w:hAnsi="Times New Roman" w:cs="Times New Roman"/>
        </w:rPr>
        <w:t>6.73</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1.</w:t>
      </w:r>
      <w:r w:rsidR="00136405">
        <w:rPr>
          <w:rFonts w:ascii="Times New Roman" w:eastAsia="Times New Roman" w:hAnsi="Times New Roman" w:cs="Times New Roman"/>
        </w:rPr>
        <w:t>39</w:t>
      </w:r>
      <w:r>
        <w:rPr>
          <w:rFonts w:ascii="Times New Roman" w:eastAsia="Times New Roman" w:hAnsi="Times New Roman" w:cs="Times New Roman"/>
        </w:rPr>
        <w:t xml:space="preserve">) </w:t>
      </w:r>
      <w:r w:rsidR="008E5FE3">
        <w:rPr>
          <w:rFonts w:ascii="Times New Roman" w:eastAsia="Times New Roman" w:hAnsi="Times New Roman" w:cs="Times New Roman"/>
        </w:rPr>
        <w:t>than at the</w:t>
      </w:r>
      <w:r>
        <w:rPr>
          <w:rFonts w:ascii="Times New Roman" w:eastAsia="Times New Roman" w:hAnsi="Times New Roman" w:cs="Times New Roman"/>
        </w:rPr>
        <w:t xml:space="preserve"> Ball Sharer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136405">
        <w:rPr>
          <w:rFonts w:ascii="Times New Roman" w:eastAsia="Times New Roman" w:hAnsi="Times New Roman" w:cs="Times New Roman"/>
        </w:rPr>
        <w:t>6.23</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w:t>
      </w:r>
      <w:r w:rsidR="00136405">
        <w:rPr>
          <w:rFonts w:ascii="Times New Roman" w:eastAsia="Times New Roman" w:hAnsi="Times New Roman" w:cs="Times New Roman"/>
        </w:rPr>
        <w:t>1.26</w:t>
      </w:r>
      <w:r>
        <w:rPr>
          <w:rFonts w:ascii="Times New Roman" w:eastAsia="Times New Roman" w:hAnsi="Times New Roman" w:cs="Times New Roman"/>
        </w:rPr>
        <w:t xml:space="preserve">), </w:t>
      </w:r>
      <w:r>
        <w:rPr>
          <w:rFonts w:ascii="Times New Roman" w:eastAsia="Times New Roman" w:hAnsi="Times New Roman" w:cs="Times New Roman"/>
          <w:i/>
          <w:iCs/>
        </w:rPr>
        <w:t>t</w:t>
      </w:r>
      <w:r>
        <w:rPr>
          <w:rFonts w:ascii="Times New Roman" w:eastAsia="Times New Roman" w:hAnsi="Times New Roman" w:cs="Times New Roman"/>
        </w:rPr>
        <w:t xml:space="preserve">(119) = </w:t>
      </w:r>
      <w:r w:rsidR="00136405">
        <w:rPr>
          <w:rFonts w:ascii="Times New Roman" w:eastAsia="Times New Roman" w:hAnsi="Times New Roman" w:cs="Times New Roman"/>
        </w:rPr>
        <w:t>3.80</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sidR="007D5C2D">
        <w:rPr>
          <w:rFonts w:ascii="Times New Roman" w:eastAsia="Times New Roman" w:hAnsi="Times New Roman" w:cs="Times New Roman"/>
        </w:rPr>
        <w:t xml:space="preserve">&lt; </w:t>
      </w:r>
      <w:r>
        <w:rPr>
          <w:rFonts w:ascii="Times New Roman" w:eastAsia="Times New Roman" w:hAnsi="Times New Roman" w:cs="Times New Roman"/>
        </w:rPr>
        <w:t>0.0</w:t>
      </w:r>
      <w:r w:rsidR="007D5C2D">
        <w:rPr>
          <w:rFonts w:ascii="Times New Roman" w:eastAsia="Times New Roman" w:hAnsi="Times New Roman" w:cs="Times New Roman"/>
        </w:rPr>
        <w:t>5</w:t>
      </w:r>
      <w:r>
        <w:rPr>
          <w:rFonts w:ascii="Times New Roman" w:eastAsia="Times New Roman" w:hAnsi="Times New Roman" w:cs="Times New Roman"/>
        </w:rPr>
        <w:t>,</w:t>
      </w:r>
      <w:commentRangeEnd w:id="99"/>
      <w:r w:rsidR="00F50C98">
        <w:rPr>
          <w:rStyle w:val="CommentReference"/>
        </w:rPr>
        <w:commentReference w:id="99"/>
      </w:r>
      <w:commentRangeEnd w:id="100"/>
      <w:r w:rsidR="00DC18A0">
        <w:rPr>
          <w:rStyle w:val="CommentReference"/>
        </w:rPr>
        <w:commentReference w:id="100"/>
      </w:r>
      <w:r>
        <w:rPr>
          <w:rFonts w:ascii="Times New Roman" w:eastAsia="Times New Roman" w:hAnsi="Times New Roman" w:cs="Times New Roman"/>
        </w:rPr>
        <w:t xml:space="preserve"> the difference in looking time was greater for networks in </w:t>
      </w:r>
      <w:r w:rsidR="00EC4E1F">
        <w:rPr>
          <w:rFonts w:ascii="Times New Roman" w:eastAsia="Times New Roman" w:hAnsi="Times New Roman" w:cs="Times New Roman"/>
        </w:rPr>
        <w:t>the Experimental Condition</w:t>
      </w:r>
      <w:r>
        <w:rPr>
          <w:rFonts w:ascii="Times New Roman" w:eastAsia="Times New Roman" w:hAnsi="Times New Roman" w:cs="Times New Roman"/>
        </w:rPr>
        <w:t xml:space="preserve">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w:t>
      </w:r>
      <w:r w:rsidR="007D5C2D">
        <w:rPr>
          <w:rFonts w:ascii="Times New Roman" w:eastAsia="Times New Roman" w:hAnsi="Times New Roman" w:cs="Times New Roman"/>
        </w:rPr>
        <w:t>3.97</w:t>
      </w:r>
      <w:r>
        <w:rPr>
          <w:rFonts w:ascii="Times New Roman" w:eastAsia="Times New Roman" w:hAnsi="Times New Roman" w:cs="Times New Roman"/>
        </w:rPr>
        <w:t xml:space="preserve">,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w:t>
      </w:r>
      <w:r w:rsidR="007D5C2D">
        <w:rPr>
          <w:rFonts w:ascii="Times New Roman" w:eastAsia="Times New Roman" w:hAnsi="Times New Roman" w:cs="Times New Roman"/>
        </w:rPr>
        <w:t>3.24</w:t>
      </w:r>
      <w:r>
        <w:rPr>
          <w:rFonts w:ascii="Times New Roman" w:eastAsia="Times New Roman" w:hAnsi="Times New Roman" w:cs="Times New Roman"/>
        </w:rPr>
        <w:t xml:space="preserve">) than networks in </w:t>
      </w:r>
      <w:r w:rsidR="00EC4E1F">
        <w:rPr>
          <w:rFonts w:ascii="Times New Roman" w:eastAsia="Times New Roman" w:hAnsi="Times New Roman" w:cs="Times New Roman"/>
        </w:rPr>
        <w:t>the Control Condition</w:t>
      </w:r>
      <w:r>
        <w:rPr>
          <w:rFonts w:ascii="Times New Roman" w:eastAsia="Times New Roman" w:hAnsi="Times New Roman" w:cs="Times New Roman"/>
        </w:rPr>
        <w:t xml:space="preserve"> (</w:t>
      </w:r>
      <w:r>
        <w:rPr>
          <w:rFonts w:ascii="Times New Roman" w:eastAsia="Times New Roman" w:hAnsi="Times New Roman" w:cs="Times New Roman"/>
          <w:i/>
          <w:iCs/>
        </w:rPr>
        <w:t xml:space="preserve">M </w:t>
      </w:r>
      <w:r>
        <w:rPr>
          <w:rFonts w:ascii="Times New Roman" w:eastAsia="Times New Roman" w:hAnsi="Times New Roman" w:cs="Times New Roman"/>
        </w:rPr>
        <w:t>= 0.</w:t>
      </w:r>
      <w:r w:rsidR="007D5C2D">
        <w:rPr>
          <w:rFonts w:ascii="Times New Roman" w:eastAsia="Times New Roman" w:hAnsi="Times New Roman" w:cs="Times New Roman"/>
        </w:rPr>
        <w:t>49</w:t>
      </w:r>
      <w:r>
        <w:rPr>
          <w:rFonts w:ascii="Times New Roman" w:eastAsia="Times New Roman" w:hAnsi="Times New Roman" w:cs="Times New Roman"/>
        </w:rPr>
        <w:t xml:space="preserve">,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w:t>
      </w:r>
      <w:r w:rsidR="007D5C2D">
        <w:rPr>
          <w:rFonts w:ascii="Times New Roman" w:eastAsia="Times New Roman" w:hAnsi="Times New Roman" w:cs="Times New Roman"/>
        </w:rPr>
        <w:t>1.43</w:t>
      </w:r>
      <w:r>
        <w:rPr>
          <w:rFonts w:ascii="Times New Roman" w:eastAsia="Times New Roman" w:hAnsi="Times New Roman" w:cs="Times New Roman"/>
        </w:rPr>
        <w:t xml:space="preserve">), </w:t>
      </w:r>
      <w:r>
        <w:rPr>
          <w:rFonts w:ascii="Times New Roman" w:eastAsia="Times New Roman" w:hAnsi="Times New Roman" w:cs="Times New Roman"/>
          <w:i/>
          <w:iCs/>
        </w:rPr>
        <w:t>t</w:t>
      </w:r>
      <w:r>
        <w:rPr>
          <w:rFonts w:ascii="Times New Roman" w:eastAsia="Times New Roman" w:hAnsi="Times New Roman" w:cs="Times New Roman"/>
        </w:rPr>
        <w:t>(</w:t>
      </w:r>
      <w:r w:rsidR="007D5C2D">
        <w:rPr>
          <w:rFonts w:ascii="Times New Roman" w:eastAsia="Times New Roman" w:hAnsi="Times New Roman" w:cs="Times New Roman"/>
        </w:rPr>
        <w:t>163.92</w:t>
      </w:r>
      <w:r>
        <w:rPr>
          <w:rFonts w:ascii="Times New Roman" w:eastAsia="Times New Roman" w:hAnsi="Times New Roman" w:cs="Times New Roman"/>
        </w:rPr>
        <w:t>) =</w:t>
      </w:r>
      <w:r w:rsidR="008E5FE3">
        <w:rPr>
          <w:rFonts w:ascii="Times New Roman" w:eastAsia="Times New Roman" w:hAnsi="Times New Roman" w:cs="Times New Roman"/>
        </w:rPr>
        <w:t xml:space="preserve"> </w:t>
      </w:r>
      <w:r w:rsidR="007D5C2D">
        <w:rPr>
          <w:rFonts w:ascii="Times New Roman" w:eastAsia="Times New Roman" w:hAnsi="Times New Roman" w:cs="Times New Roman"/>
        </w:rPr>
        <w:t>10.76</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0. </w:t>
      </w:r>
      <w:r>
        <w:rPr>
          <w:rFonts w:ascii="Times New Roman" w:eastAsia="Times New Roman" w:hAnsi="Times New Roman" w:cs="Times New Roman"/>
          <w:i/>
          <w:iCs/>
        </w:rPr>
        <w:t xml:space="preserve"> </w:t>
      </w:r>
      <w:ins w:id="101" w:author="Benton, Deon" w:date="2025-10-10T11:53:00Z" w16du:dateUtc="2025-10-10T16:53:00Z">
        <w:r w:rsidR="009F1F5F" w:rsidRPr="009F1F5F">
          <w:rPr>
            <w:rFonts w:ascii="Times New Roman" w:eastAsia="Times New Roman" w:hAnsi="Times New Roman" w:cs="Times New Roman"/>
          </w:rPr>
          <w:t xml:space="preserve">It should be noted that although the </w:t>
        </w:r>
        <w:r w:rsidR="009F1F5F" w:rsidRPr="009F1F5F">
          <w:rPr>
            <w:rFonts w:ascii="Times New Roman" w:eastAsia="Times New Roman" w:hAnsi="Times New Roman" w:cs="Times New Roman"/>
          </w:rPr>
          <w:lastRenderedPageBreak/>
          <w:t>difference in looking between the two test events for networks in the Control condition is numerically small, the</w:t>
        </w:r>
        <w:r w:rsidR="009F1F5F">
          <w:rPr>
            <w:rFonts w:ascii="Times New Roman" w:eastAsia="Times New Roman" w:hAnsi="Times New Roman" w:cs="Times New Roman"/>
          </w:rPr>
          <w:t xml:space="preserve"> difference is nonetheless significant because </w:t>
        </w:r>
      </w:ins>
      <w:ins w:id="102" w:author="Benton, Deon" w:date="2025-10-10T11:54:00Z" w16du:dateUtc="2025-10-10T16:54:00Z">
        <w:r w:rsidR="009F1F5F">
          <w:rPr>
            <w:rFonts w:ascii="Times New Roman" w:eastAsia="Times New Roman" w:hAnsi="Times New Roman" w:cs="Times New Roman"/>
          </w:rPr>
          <w:t>the model’s predicted looking times across simulated networks is min</w:t>
        </w:r>
      </w:ins>
      <w:ins w:id="103" w:author="Benton, Deon" w:date="2025-10-10T11:55:00Z" w16du:dateUtc="2025-10-10T16:55:00Z">
        <w:r w:rsidR="009F1F5F">
          <w:rPr>
            <w:rFonts w:ascii="Times New Roman" w:eastAsia="Times New Roman" w:hAnsi="Times New Roman" w:cs="Times New Roman"/>
          </w:rPr>
          <w:t>imal</w:t>
        </w:r>
      </w:ins>
      <w:ins w:id="104" w:author="Benton, Deon" w:date="2025-10-10T11:56:00Z" w16du:dateUtc="2025-10-10T16:56:00Z">
        <w:r w:rsidR="009F1F5F">
          <w:rPr>
            <w:rFonts w:ascii="Times New Roman" w:eastAsia="Times New Roman" w:hAnsi="Times New Roman" w:cs="Times New Roman"/>
          </w:rPr>
          <w:t xml:space="preserve">. The consequence of this is that small differences </w:t>
        </w:r>
      </w:ins>
      <w:ins w:id="105" w:author="Benton, Deon" w:date="2025-10-10T11:57:00Z" w16du:dateUtc="2025-10-10T16:57:00Z">
        <w:r w:rsidR="00DC18A0">
          <w:rPr>
            <w:rFonts w:ascii="Times New Roman" w:eastAsia="Times New Roman" w:hAnsi="Times New Roman" w:cs="Times New Roman"/>
          </w:rPr>
          <w:t>can</w:t>
        </w:r>
      </w:ins>
      <w:ins w:id="106" w:author="Benton, Deon" w:date="2025-10-10T11:56:00Z" w16du:dateUtc="2025-10-10T16:56:00Z">
        <w:r w:rsidR="009F1F5F">
          <w:rPr>
            <w:rFonts w:ascii="Times New Roman" w:eastAsia="Times New Roman" w:hAnsi="Times New Roman" w:cs="Times New Roman"/>
          </w:rPr>
          <w:t xml:space="preserve"> reach statistical significance.</w:t>
        </w:r>
      </w:ins>
      <w:ins w:id="107" w:author="Benton, Deon" w:date="2025-10-10T11:57:00Z" w16du:dateUtc="2025-10-10T16:57:00Z">
        <w:r w:rsidR="00DC18A0">
          <w:rPr>
            <w:rFonts w:ascii="Times New Roman" w:eastAsia="Times New Roman" w:hAnsi="Times New Roman" w:cs="Times New Roman"/>
          </w:rPr>
          <w:t xml:space="preserve"> </w:t>
        </w:r>
      </w:ins>
    </w:p>
    <w:p w14:paraId="5248F956" w14:textId="77777777" w:rsidR="0046384C" w:rsidRPr="00EF288F" w:rsidRDefault="0046384C" w:rsidP="0046384C">
      <w:pPr>
        <w:spacing w:line="480" w:lineRule="auto"/>
        <w:contextualSpacing/>
        <w:rPr>
          <w:rFonts w:ascii="Times New Roman" w:eastAsia="Times New Roman" w:hAnsi="Times New Roman" w:cs="Times New Roman"/>
        </w:rPr>
      </w:pPr>
    </w:p>
    <w:p w14:paraId="3F45DF67" w14:textId="0C1F260E" w:rsidR="001654E4" w:rsidRDefault="00034F4F">
      <w:pPr>
        <w:rPr>
          <w:rFonts w:ascii="Times New Roman" w:hAnsi="Times New Roman" w:cs="Times New Roman"/>
          <w:b/>
          <w:bCs/>
          <w:color w:val="000000" w:themeColor="text1"/>
        </w:rPr>
      </w:pPr>
      <w:r>
        <w:rPr>
          <w:rFonts w:ascii="Times New Roman" w:hAnsi="Times New Roman" w:cs="Times New Roman"/>
          <w:b/>
          <w:bCs/>
          <w:color w:val="000000" w:themeColor="text1"/>
        </w:rPr>
        <w:t>Discussion</w:t>
      </w:r>
    </w:p>
    <w:p w14:paraId="49A3A84F" w14:textId="3878E981" w:rsidR="00F93964" w:rsidRDefault="00651769" w:rsidP="00651769">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 xml:space="preserve">Simulation 2 </w:t>
      </w:r>
      <w:r w:rsidR="00D471D6">
        <w:rPr>
          <w:rFonts w:ascii="Times New Roman" w:hAnsi="Times New Roman" w:cs="Times New Roman"/>
          <w:color w:val="000000" w:themeColor="text1"/>
        </w:rPr>
        <w:t>demonstrate</w:t>
      </w:r>
      <w:r w:rsidR="009963F9">
        <w:rPr>
          <w:rFonts w:ascii="Times New Roman" w:hAnsi="Times New Roman" w:cs="Times New Roman"/>
          <w:color w:val="000000" w:themeColor="text1"/>
        </w:rPr>
        <w:t>s</w:t>
      </w:r>
      <w:r w:rsidR="00D471D6">
        <w:rPr>
          <w:rFonts w:ascii="Times New Roman" w:hAnsi="Times New Roman" w:cs="Times New Roman"/>
          <w:color w:val="000000" w:themeColor="text1"/>
        </w:rPr>
        <w:t xml:space="preserve"> that </w:t>
      </w:r>
      <w:r w:rsidR="00804E1A">
        <w:rPr>
          <w:rFonts w:ascii="Times New Roman" w:hAnsi="Times New Roman" w:cs="Times New Roman"/>
          <w:color w:val="000000" w:themeColor="text1"/>
        </w:rPr>
        <w:t xml:space="preserve">a common representation </w:t>
      </w:r>
      <w:r w:rsidR="009963F9">
        <w:rPr>
          <w:rFonts w:ascii="Times New Roman" w:hAnsi="Times New Roman" w:cs="Times New Roman"/>
          <w:color w:val="000000" w:themeColor="text1"/>
        </w:rPr>
        <w:t>supports bidirectional expectations about saliva-sharing and comforting</w:t>
      </w:r>
      <w:r w:rsidR="00804E1A">
        <w:rPr>
          <w:rFonts w:ascii="Times New Roman" w:hAnsi="Times New Roman" w:cs="Times New Roman"/>
          <w:color w:val="000000" w:themeColor="text1"/>
        </w:rPr>
        <w:t xml:space="preserve">. </w:t>
      </w:r>
      <w:r w:rsidR="00C477FF" w:rsidRPr="00C477FF">
        <w:rPr>
          <w:rFonts w:ascii="Times New Roman" w:hAnsi="Times New Roman" w:cs="Times New Roman"/>
          <w:color w:val="000000" w:themeColor="text1"/>
        </w:rPr>
        <w:t xml:space="preserve">Critically, </w:t>
      </w:r>
      <w:r w:rsidR="00C477FF">
        <w:rPr>
          <w:rFonts w:ascii="Times New Roman" w:hAnsi="Times New Roman" w:cs="Times New Roman"/>
          <w:color w:val="000000" w:themeColor="text1"/>
        </w:rPr>
        <w:t xml:space="preserve">this result </w:t>
      </w:r>
      <w:r w:rsidR="00C477FF" w:rsidRPr="00C477FF">
        <w:rPr>
          <w:rFonts w:ascii="Times New Roman" w:hAnsi="Times New Roman" w:cs="Times New Roman"/>
          <w:color w:val="000000" w:themeColor="text1"/>
        </w:rPr>
        <w:t>generates a novel, testable prediction for future behavioral research</w:t>
      </w:r>
      <w:r w:rsidR="00C477FF">
        <w:rPr>
          <w:rFonts w:ascii="Times New Roman" w:hAnsi="Times New Roman" w:cs="Times New Roman"/>
          <w:color w:val="000000" w:themeColor="text1"/>
        </w:rPr>
        <w:t xml:space="preserve">: If </w:t>
      </w:r>
      <w:r w:rsidR="00C477FF" w:rsidRPr="00C477FF">
        <w:rPr>
          <w:rFonts w:ascii="Times New Roman" w:hAnsi="Times New Roman" w:cs="Times New Roman"/>
          <w:color w:val="000000" w:themeColor="text1"/>
        </w:rPr>
        <w:t xml:space="preserve">infants rely on associative learning, </w:t>
      </w:r>
      <w:r w:rsidR="00F97279">
        <w:rPr>
          <w:rFonts w:ascii="Times New Roman" w:hAnsi="Times New Roman" w:cs="Times New Roman"/>
          <w:color w:val="000000" w:themeColor="text1"/>
        </w:rPr>
        <w:t xml:space="preserve">then not only should they </w:t>
      </w:r>
      <w:r w:rsidR="00C477FF" w:rsidRPr="00C477FF">
        <w:rPr>
          <w:rFonts w:ascii="Times New Roman" w:hAnsi="Times New Roman" w:cs="Times New Roman"/>
          <w:color w:val="000000" w:themeColor="text1"/>
        </w:rPr>
        <w:t>expect comforting following saliva sharing but also saliva sharing following comforting.</w:t>
      </w:r>
    </w:p>
    <w:p w14:paraId="6034A9D2" w14:textId="77777777" w:rsidR="00CB773E" w:rsidRDefault="00CB773E" w:rsidP="00651769">
      <w:pPr>
        <w:spacing w:line="480" w:lineRule="auto"/>
        <w:ind w:firstLine="720"/>
        <w:rPr>
          <w:rFonts w:ascii="Times New Roman" w:hAnsi="Times New Roman" w:cs="Times New Roman"/>
          <w:color w:val="000000" w:themeColor="text1"/>
        </w:rPr>
      </w:pPr>
    </w:p>
    <w:p w14:paraId="5FC202F2" w14:textId="4BAF3979" w:rsidR="00CB773E" w:rsidRDefault="00CB773E" w:rsidP="00CB773E">
      <w:pPr>
        <w:spacing w:line="480" w:lineRule="auto"/>
        <w:jc w:val="center"/>
        <w:rPr>
          <w:rFonts w:ascii="Times New Roman" w:hAnsi="Times New Roman" w:cs="Times New Roman"/>
          <w:b/>
          <w:bCs/>
          <w:color w:val="000000" w:themeColor="text1"/>
        </w:rPr>
      </w:pPr>
      <w:commentRangeStart w:id="108"/>
      <w:commentRangeStart w:id="109"/>
      <w:r>
        <w:rPr>
          <w:rFonts w:ascii="Times New Roman" w:hAnsi="Times New Roman" w:cs="Times New Roman"/>
          <w:b/>
          <w:bCs/>
          <w:color w:val="000000" w:themeColor="text1"/>
        </w:rPr>
        <w:t>General Discussion</w:t>
      </w:r>
    </w:p>
    <w:p w14:paraId="0B402165" w14:textId="3FC585C6" w:rsidR="008254FF" w:rsidRDefault="00BE4A98" w:rsidP="00BE4A98">
      <w:pPr>
        <w:spacing w:line="480" w:lineRule="auto"/>
        <w:ind w:firstLine="720"/>
        <w:contextualSpacing/>
        <w:rPr>
          <w:rFonts w:ascii="Times New Roman" w:hAnsi="Times New Roman" w:cs="Times New Roman"/>
        </w:rPr>
      </w:pPr>
      <w:r>
        <w:rPr>
          <w:rFonts w:ascii="Times New Roman" w:hAnsi="Times New Roman" w:cs="Times New Roman"/>
        </w:rPr>
        <w:t>A recent study by Thomas et al. (2022)</w:t>
      </w:r>
      <w:r w:rsidR="0033048C">
        <w:rPr>
          <w:rFonts w:ascii="Times New Roman" w:hAnsi="Times New Roman" w:cs="Times New Roman"/>
        </w:rPr>
        <w:t xml:space="preserve"> in </w:t>
      </w:r>
      <w:proofErr w:type="gramStart"/>
      <w:r w:rsidR="0033048C">
        <w:rPr>
          <w:rFonts w:ascii="Times New Roman" w:hAnsi="Times New Roman" w:cs="Times New Roman"/>
          <w:i/>
          <w:iCs/>
        </w:rPr>
        <w:t>Science</w:t>
      </w:r>
      <w:proofErr w:type="gramEnd"/>
      <w:r>
        <w:rPr>
          <w:rFonts w:ascii="Times New Roman" w:hAnsi="Times New Roman" w:cs="Times New Roman"/>
        </w:rPr>
        <w:t xml:space="preserve"> showed that 8- to 10-month-old infants expect saliva-sharers to comfort </w:t>
      </w:r>
      <w:r w:rsidR="006A0961">
        <w:rPr>
          <w:rFonts w:ascii="Times New Roman" w:hAnsi="Times New Roman" w:cs="Times New Roman"/>
        </w:rPr>
        <w:t xml:space="preserve">each other during moments of distress. </w:t>
      </w:r>
      <w:r w:rsidR="00604CCF">
        <w:rPr>
          <w:rFonts w:ascii="Times New Roman" w:hAnsi="Times New Roman" w:cs="Times New Roman"/>
        </w:rPr>
        <w:t>The</w:t>
      </w:r>
      <w:r w:rsidR="00CB773E">
        <w:rPr>
          <w:rFonts w:ascii="Times New Roman" w:hAnsi="Times New Roman" w:cs="Times New Roman"/>
        </w:rPr>
        <w:t xml:space="preserve"> </w:t>
      </w:r>
      <w:r w:rsidR="00604CCF">
        <w:rPr>
          <w:rFonts w:ascii="Times New Roman" w:hAnsi="Times New Roman" w:cs="Times New Roman"/>
        </w:rPr>
        <w:t xml:space="preserve">goal </w:t>
      </w:r>
      <w:r w:rsidR="00CB773E">
        <w:rPr>
          <w:rFonts w:ascii="Times New Roman" w:hAnsi="Times New Roman" w:cs="Times New Roman"/>
        </w:rPr>
        <w:t>of the current paper was to</w:t>
      </w:r>
      <w:r w:rsidR="00604CCF">
        <w:rPr>
          <w:rFonts w:ascii="Times New Roman" w:hAnsi="Times New Roman" w:cs="Times New Roman"/>
        </w:rPr>
        <w:t xml:space="preserve"> </w:t>
      </w:r>
      <w:r w:rsidR="000C71C0">
        <w:rPr>
          <w:rFonts w:ascii="Times New Roman" w:hAnsi="Times New Roman" w:cs="Times New Roman"/>
        </w:rPr>
        <w:t xml:space="preserve">offer a mechanistic explanation for </w:t>
      </w:r>
      <w:r w:rsidR="00AD46D5">
        <w:rPr>
          <w:rFonts w:ascii="Times New Roman" w:hAnsi="Times New Roman" w:cs="Times New Roman"/>
        </w:rPr>
        <w:t>these findings</w:t>
      </w:r>
      <w:r w:rsidR="00604CCF">
        <w:rPr>
          <w:rFonts w:ascii="Times New Roman" w:hAnsi="Times New Roman" w:cs="Times New Roman"/>
        </w:rPr>
        <w:t xml:space="preserve"> and then </w:t>
      </w:r>
      <w:r w:rsidR="000C71C0">
        <w:rPr>
          <w:rFonts w:ascii="Times New Roman" w:hAnsi="Times New Roman" w:cs="Times New Roman"/>
        </w:rPr>
        <w:t xml:space="preserve">to </w:t>
      </w:r>
      <w:r w:rsidR="00604CCF">
        <w:rPr>
          <w:rFonts w:ascii="Times New Roman" w:hAnsi="Times New Roman" w:cs="Times New Roman"/>
        </w:rPr>
        <w:t>test whether</w:t>
      </w:r>
      <w:ins w:id="110" w:author="Benton, Deon" w:date="2025-10-10T12:00:00Z" w16du:dateUtc="2025-10-10T17:00:00Z">
        <w:r w:rsidR="00DC18A0">
          <w:rPr>
            <w:rFonts w:ascii="Times New Roman" w:hAnsi="Times New Roman" w:cs="Times New Roman"/>
          </w:rPr>
          <w:t xml:space="preserve"> a computational instantiation of</w:t>
        </w:r>
      </w:ins>
      <w:r w:rsidR="00604CCF">
        <w:rPr>
          <w:rFonts w:ascii="Times New Roman" w:hAnsi="Times New Roman" w:cs="Times New Roman"/>
        </w:rPr>
        <w:t xml:space="preserve"> this account</w:t>
      </w:r>
      <w:ins w:id="111" w:author="Benton, Deon" w:date="2025-10-10T12:00:00Z" w16du:dateUtc="2025-10-10T17:00:00Z">
        <w:r w:rsidR="00DC18A0">
          <w:rPr>
            <w:rFonts w:ascii="Times New Roman" w:hAnsi="Times New Roman" w:cs="Times New Roman"/>
          </w:rPr>
          <w:t xml:space="preserve"> </w:t>
        </w:r>
      </w:ins>
      <w:r w:rsidR="00604CCF">
        <w:rPr>
          <w:rFonts w:ascii="Times New Roman" w:hAnsi="Times New Roman" w:cs="Times New Roman"/>
        </w:rPr>
        <w:t xml:space="preserve">could explain </w:t>
      </w:r>
      <w:r w:rsidR="00AD46D5">
        <w:rPr>
          <w:rFonts w:ascii="Times New Roman" w:hAnsi="Times New Roman" w:cs="Times New Roman"/>
        </w:rPr>
        <w:t xml:space="preserve">them. </w:t>
      </w:r>
      <w:r w:rsidR="000C71C0">
        <w:rPr>
          <w:rFonts w:ascii="Times New Roman" w:hAnsi="Times New Roman" w:cs="Times New Roman"/>
        </w:rPr>
        <w:t xml:space="preserve">The crux of our proposal is that </w:t>
      </w:r>
      <w:r w:rsidR="00D74091" w:rsidRPr="00D74091">
        <w:rPr>
          <w:rFonts w:ascii="Times New Roman" w:hAnsi="Times New Roman" w:cs="Times New Roman"/>
        </w:rPr>
        <w:t xml:space="preserve">infants build separate representations of saliva sharing and comforting </w:t>
      </w:r>
      <w:r w:rsidR="00D74091">
        <w:rPr>
          <w:rFonts w:ascii="Times New Roman" w:hAnsi="Times New Roman" w:cs="Times New Roman"/>
        </w:rPr>
        <w:t xml:space="preserve">based on repeated, real-world experience seeing these events. </w:t>
      </w:r>
      <w:r w:rsidR="00953EBC">
        <w:rPr>
          <w:rFonts w:ascii="Times New Roman" w:hAnsi="Times New Roman" w:cs="Times New Roman"/>
        </w:rPr>
        <w:t>Crucially, if the same individual participates in both events</w:t>
      </w:r>
      <w:r w:rsidR="00D74091" w:rsidRPr="00D74091">
        <w:rPr>
          <w:rFonts w:ascii="Times New Roman" w:hAnsi="Times New Roman" w:cs="Times New Roman"/>
        </w:rPr>
        <w:t>, those representations become integrated into a common representation</w:t>
      </w:r>
      <w:r w:rsidR="00953EBC">
        <w:rPr>
          <w:rFonts w:ascii="Times New Roman" w:hAnsi="Times New Roman" w:cs="Times New Roman"/>
        </w:rPr>
        <w:t xml:space="preserve">. Two consequences </w:t>
      </w:r>
      <w:r w:rsidR="00CB3A6F">
        <w:rPr>
          <w:rFonts w:ascii="Times New Roman" w:hAnsi="Times New Roman" w:cs="Times New Roman"/>
        </w:rPr>
        <w:t>follow from this</w:t>
      </w:r>
      <w:r w:rsidR="00953EBC">
        <w:rPr>
          <w:rFonts w:ascii="Times New Roman" w:hAnsi="Times New Roman" w:cs="Times New Roman"/>
        </w:rPr>
        <w:t xml:space="preserve"> process. First, activating one feature </w:t>
      </w:r>
      <w:r w:rsidR="00D74091" w:rsidRPr="00D74091">
        <w:rPr>
          <w:rFonts w:ascii="Times New Roman" w:hAnsi="Times New Roman" w:cs="Times New Roman"/>
        </w:rPr>
        <w:t xml:space="preserve">(e.g., saliva sharing) </w:t>
      </w:r>
      <w:r w:rsidR="00953EBC">
        <w:rPr>
          <w:rFonts w:ascii="Times New Roman" w:hAnsi="Times New Roman" w:cs="Times New Roman"/>
        </w:rPr>
        <w:t xml:space="preserve">will </w:t>
      </w:r>
      <w:r w:rsidR="004F3D7E">
        <w:rPr>
          <w:rFonts w:ascii="Times New Roman" w:hAnsi="Times New Roman" w:cs="Times New Roman"/>
        </w:rPr>
        <w:t>trigger</w:t>
      </w:r>
      <w:r w:rsidR="00953EBC">
        <w:rPr>
          <w:rFonts w:ascii="Times New Roman" w:hAnsi="Times New Roman" w:cs="Times New Roman"/>
        </w:rPr>
        <w:t xml:space="preserve"> the other</w:t>
      </w:r>
      <w:r w:rsidR="00D74091" w:rsidRPr="00D74091">
        <w:rPr>
          <w:rFonts w:ascii="Times New Roman" w:hAnsi="Times New Roman" w:cs="Times New Roman"/>
        </w:rPr>
        <w:t xml:space="preserve"> (e.g., comforting). </w:t>
      </w:r>
      <w:r w:rsidR="00953EBC">
        <w:rPr>
          <w:rFonts w:ascii="Times New Roman" w:hAnsi="Times New Roman" w:cs="Times New Roman"/>
        </w:rPr>
        <w:t>Second, t</w:t>
      </w:r>
      <w:r w:rsidR="00D74091" w:rsidRPr="00D74091">
        <w:rPr>
          <w:rFonts w:ascii="Times New Roman" w:hAnsi="Times New Roman" w:cs="Times New Roman"/>
        </w:rPr>
        <w:t>his common representation</w:t>
      </w:r>
      <w:r w:rsidR="004F3D7E">
        <w:rPr>
          <w:rFonts w:ascii="Times New Roman" w:hAnsi="Times New Roman" w:cs="Times New Roman"/>
        </w:rPr>
        <w:t xml:space="preserve"> may</w:t>
      </w:r>
      <w:r w:rsidR="00D74091" w:rsidRPr="00D74091">
        <w:rPr>
          <w:rFonts w:ascii="Times New Roman" w:hAnsi="Times New Roman" w:cs="Times New Roman"/>
        </w:rPr>
        <w:t xml:space="preserve"> support bidirectional </w:t>
      </w:r>
      <w:r w:rsidR="00AA02A2">
        <w:rPr>
          <w:rFonts w:ascii="Times New Roman" w:hAnsi="Times New Roman" w:cs="Times New Roman"/>
        </w:rPr>
        <w:t>expectations</w:t>
      </w:r>
      <w:r w:rsidR="00CB3A6F">
        <w:rPr>
          <w:rFonts w:ascii="Times New Roman" w:hAnsi="Times New Roman" w:cs="Times New Roman"/>
        </w:rPr>
        <w:t xml:space="preserve">: Infants may expect </w:t>
      </w:r>
      <w:proofErr w:type="gramStart"/>
      <w:r w:rsidR="00CB3A6F">
        <w:rPr>
          <w:rFonts w:ascii="Times New Roman" w:hAnsi="Times New Roman" w:cs="Times New Roman"/>
        </w:rPr>
        <w:t>comforting</w:t>
      </w:r>
      <w:proofErr w:type="gramEnd"/>
      <w:r w:rsidR="00CB3A6F">
        <w:rPr>
          <w:rFonts w:ascii="Times New Roman" w:hAnsi="Times New Roman" w:cs="Times New Roman"/>
        </w:rPr>
        <w:t xml:space="preserve"> following saliva sharing and saliva </w:t>
      </w:r>
      <w:r w:rsidR="00CB3A6F">
        <w:rPr>
          <w:rFonts w:ascii="Times New Roman" w:hAnsi="Times New Roman" w:cs="Times New Roman"/>
        </w:rPr>
        <w:lastRenderedPageBreak/>
        <w:t>sharing following comforting.</w:t>
      </w:r>
      <w:ins w:id="112" w:author="Benton, Deon" w:date="2025-10-10T12:01:00Z" w16du:dateUtc="2025-10-10T17:01:00Z">
        <w:r w:rsidR="00DC18A0">
          <w:rPr>
            <w:rFonts w:ascii="Times New Roman" w:hAnsi="Times New Roman" w:cs="Times New Roman"/>
          </w:rPr>
          <w:t xml:space="preserve"> </w:t>
        </w:r>
      </w:ins>
      <w:ins w:id="113" w:author="Benton, Deon" w:date="2025-10-10T12:02:00Z" w16du:dateUtc="2025-10-10T17:02:00Z">
        <w:r w:rsidR="00DC18A0">
          <w:rPr>
            <w:rFonts w:ascii="Times New Roman" w:hAnsi="Times New Roman" w:cs="Times New Roman"/>
          </w:rPr>
          <w:t>Crucially, n</w:t>
        </w:r>
      </w:ins>
      <w:ins w:id="114" w:author="Benton, Deon" w:date="2025-10-10T12:01:00Z" w16du:dateUtc="2025-10-10T17:01:00Z">
        <w:r w:rsidR="00DC18A0">
          <w:rPr>
            <w:rFonts w:ascii="Times New Roman" w:hAnsi="Times New Roman" w:cs="Times New Roman"/>
          </w:rPr>
          <w:t>o notion of thick relationships is needed to capture Thomas et al.’s (2022) findings.</w:t>
        </w:r>
      </w:ins>
    </w:p>
    <w:p w14:paraId="7A8B26BE" w14:textId="6B54EDAD" w:rsidR="000C71C0" w:rsidRDefault="008254FF" w:rsidP="00BE4A98">
      <w:pPr>
        <w:spacing w:line="480" w:lineRule="auto"/>
        <w:ind w:firstLine="720"/>
        <w:contextualSpacing/>
        <w:rPr>
          <w:rFonts w:ascii="Times New Roman" w:hAnsi="Times New Roman" w:cs="Times New Roman"/>
        </w:rPr>
      </w:pPr>
      <w:r>
        <w:rPr>
          <w:rFonts w:ascii="Times New Roman" w:hAnsi="Times New Roman" w:cs="Times New Roman"/>
        </w:rPr>
        <w:t xml:space="preserve">Simulation 1 demonstrated that this account was sufficient to explain infants’ looking behavior in Thomas et al. (2022). </w:t>
      </w:r>
      <w:ins w:id="115" w:author="Benton, Deon" w:date="2025-10-10T12:04:00Z" w16du:dateUtc="2025-10-10T17:04:00Z">
        <w:r w:rsidR="00DC18A0">
          <w:rPr>
            <w:rFonts w:ascii="Times New Roman" w:hAnsi="Times New Roman" w:cs="Times New Roman"/>
          </w:rPr>
          <w:t>Simulation 2 extended this simulation by showing that</w:t>
        </w:r>
      </w:ins>
      <w:r>
        <w:rPr>
          <w:rFonts w:ascii="Times New Roman" w:hAnsi="Times New Roman" w:cs="Times New Roman"/>
        </w:rPr>
        <w:t xml:space="preserve"> expectations of saliva sharing and comforting </w:t>
      </w:r>
      <w:ins w:id="116" w:author="Benton, Deon" w:date="2025-10-10T12:04:00Z" w16du:dateUtc="2025-10-10T17:04:00Z">
        <w:r w:rsidR="00DC18A0">
          <w:rPr>
            <w:rFonts w:ascii="Times New Roman" w:hAnsi="Times New Roman" w:cs="Times New Roman"/>
          </w:rPr>
          <w:t>could be</w:t>
        </w:r>
        <w:r w:rsidR="00DC18A0">
          <w:rPr>
            <w:rFonts w:ascii="Times New Roman" w:hAnsi="Times New Roman" w:cs="Times New Roman"/>
          </w:rPr>
          <w:t xml:space="preserve"> </w:t>
        </w:r>
      </w:ins>
      <w:r>
        <w:rPr>
          <w:rFonts w:ascii="Times New Roman" w:hAnsi="Times New Roman" w:cs="Times New Roman"/>
        </w:rPr>
        <w:t>bidirectional</w:t>
      </w:r>
      <w:r w:rsidR="00F46546">
        <w:rPr>
          <w:rFonts w:ascii="Times New Roman" w:hAnsi="Times New Roman" w:cs="Times New Roman"/>
          <w:color w:val="000000" w:themeColor="text1"/>
        </w:rPr>
        <w:t>.</w:t>
      </w:r>
      <w:r w:rsidR="00CD2BB4">
        <w:rPr>
          <w:rFonts w:ascii="Times New Roman" w:hAnsi="Times New Roman" w:cs="Times New Roman"/>
          <w:color w:val="000000" w:themeColor="text1"/>
        </w:rPr>
        <w:t xml:space="preserve"> </w:t>
      </w:r>
      <w:r w:rsidR="00CD2BB4" w:rsidRPr="00CD2BB4">
        <w:rPr>
          <w:rFonts w:ascii="Times New Roman" w:hAnsi="Times New Roman" w:cs="Times New Roman"/>
          <w:color w:val="000000" w:themeColor="text1"/>
        </w:rPr>
        <w:t xml:space="preserve">Taken together, these results provide a mechanistic explanation of how preverbal infants </w:t>
      </w:r>
      <w:r w:rsidR="00CD2BB4">
        <w:rPr>
          <w:rFonts w:ascii="Times New Roman" w:hAnsi="Times New Roman" w:cs="Times New Roman"/>
          <w:color w:val="000000" w:themeColor="text1"/>
        </w:rPr>
        <w:t xml:space="preserve">learn </w:t>
      </w:r>
      <w:r w:rsidR="00CD2BB4" w:rsidRPr="00CD2BB4">
        <w:rPr>
          <w:rFonts w:ascii="Times New Roman" w:hAnsi="Times New Roman" w:cs="Times New Roman"/>
          <w:color w:val="000000" w:themeColor="text1"/>
        </w:rPr>
        <w:t>to use saliva as a cue for comfort.</w:t>
      </w:r>
      <w:commentRangeEnd w:id="108"/>
      <w:r w:rsidR="00AF6173">
        <w:rPr>
          <w:rStyle w:val="CommentReference"/>
        </w:rPr>
        <w:commentReference w:id="108"/>
      </w:r>
      <w:commentRangeEnd w:id="109"/>
      <w:r w:rsidR="00E7020B">
        <w:rPr>
          <w:rStyle w:val="CommentReference"/>
        </w:rPr>
        <w:commentReference w:id="109"/>
      </w:r>
    </w:p>
    <w:p w14:paraId="6AD06BD2" w14:textId="67AEC63A" w:rsidR="000C71C0" w:rsidRDefault="008E5B79" w:rsidP="00BE4A98">
      <w:pPr>
        <w:spacing w:line="480" w:lineRule="auto"/>
        <w:ind w:firstLine="720"/>
        <w:contextualSpacing/>
        <w:rPr>
          <w:rFonts w:ascii="Times New Roman" w:hAnsi="Times New Roman" w:cs="Times New Roman"/>
        </w:rPr>
      </w:pPr>
      <w:r>
        <w:rPr>
          <w:rFonts w:ascii="Times New Roman" w:hAnsi="Times New Roman" w:cs="Times New Roman"/>
        </w:rPr>
        <w:t>The current findings add to a</w:t>
      </w:r>
      <w:r w:rsidR="003D35DC">
        <w:rPr>
          <w:rFonts w:ascii="Times New Roman" w:hAnsi="Times New Roman" w:cs="Times New Roman"/>
        </w:rPr>
        <w:t xml:space="preserve"> broader tradition in the developmental cognitive sciences that use connectionist models to demonstrate th</w:t>
      </w:r>
      <w:r w:rsidR="004C3585">
        <w:rPr>
          <w:rFonts w:ascii="Times New Roman" w:hAnsi="Times New Roman" w:cs="Times New Roman"/>
        </w:rPr>
        <w:t>e</w:t>
      </w:r>
      <w:r w:rsidR="003D35DC">
        <w:rPr>
          <w:rFonts w:ascii="Times New Roman" w:hAnsi="Times New Roman" w:cs="Times New Roman"/>
        </w:rPr>
        <w:t xml:space="preserve"> sufficiency of domain-general </w:t>
      </w:r>
      <w:r w:rsidR="00DC72F9">
        <w:rPr>
          <w:rFonts w:ascii="Times New Roman" w:hAnsi="Times New Roman" w:cs="Times New Roman"/>
        </w:rPr>
        <w:t>processes for</w:t>
      </w:r>
      <w:r w:rsidR="003D35DC">
        <w:rPr>
          <w:rFonts w:ascii="Times New Roman" w:hAnsi="Times New Roman" w:cs="Times New Roman"/>
        </w:rPr>
        <w:t xml:space="preserve"> capturing infants’ behavior in tasks that rely on looking time </w:t>
      </w:r>
      <w:r w:rsidR="00F87025">
        <w:rPr>
          <w:rFonts w:ascii="Times New Roman" w:hAnsi="Times New Roman" w:cs="Times New Roman"/>
        </w:rPr>
        <w:t xml:space="preserve">(e.g., Benton, 2024, Benton &amp; Lapan, 2021; Christiansen &amp; Curtin, 1999; </w:t>
      </w:r>
      <w:r w:rsidR="00DB520B">
        <w:rPr>
          <w:rFonts w:ascii="Times New Roman" w:hAnsi="Times New Roman" w:cs="Times New Roman"/>
        </w:rPr>
        <w:t xml:space="preserve">Cohen et al., 2002; </w:t>
      </w:r>
      <w:r w:rsidR="00F87025">
        <w:rPr>
          <w:rFonts w:ascii="Times New Roman" w:hAnsi="Times New Roman" w:cs="Times New Roman"/>
        </w:rPr>
        <w:t>Munakata et al., 1997;</w:t>
      </w:r>
      <w:r w:rsidR="00F87025">
        <w:t xml:space="preserve"> </w:t>
      </w:r>
      <w:r w:rsidR="00F87025" w:rsidRPr="00B83C7E">
        <w:rPr>
          <w:rFonts w:ascii="Times New Roman" w:eastAsia="Times New Roman" w:hAnsi="Times New Roman" w:cs="Times New Roman"/>
        </w:rPr>
        <w:t>Schlesinger &amp; Casey, 2003</w:t>
      </w:r>
      <w:r w:rsidR="00F87025">
        <w:rPr>
          <w:rFonts w:ascii="Times New Roman" w:eastAsia="Times New Roman" w:hAnsi="Times New Roman" w:cs="Times New Roman"/>
        </w:rPr>
        <w:t>;</w:t>
      </w:r>
      <w:r w:rsidR="00F87025">
        <w:rPr>
          <w:rFonts w:ascii="Times New Roman" w:hAnsi="Times New Roman" w:cs="Times New Roman"/>
        </w:rPr>
        <w:t xml:space="preserve"> Vong et al., 2024). At the same time, the</w:t>
      </w:r>
      <w:r w:rsidR="000F454F">
        <w:rPr>
          <w:rFonts w:ascii="Times New Roman" w:hAnsi="Times New Roman" w:cs="Times New Roman"/>
        </w:rPr>
        <w:t xml:space="preserve"> current simulations extend this extensive body of evidence by demonstrating that</w:t>
      </w:r>
      <w:r w:rsidR="0013375A">
        <w:rPr>
          <w:rFonts w:ascii="Times New Roman" w:hAnsi="Times New Roman" w:cs="Times New Roman"/>
        </w:rPr>
        <w:t xml:space="preserve"> the basis of infants’ expectation of comfort following saliva sharing may be</w:t>
      </w:r>
      <w:r w:rsidR="000F454F">
        <w:rPr>
          <w:rFonts w:ascii="Times New Roman" w:hAnsi="Times New Roman" w:cs="Times New Roman"/>
        </w:rPr>
        <w:t xml:space="preserve"> associative learning</w:t>
      </w:r>
      <w:r w:rsidR="0013375A">
        <w:rPr>
          <w:rFonts w:ascii="Times New Roman" w:hAnsi="Times New Roman" w:cs="Times New Roman"/>
        </w:rPr>
        <w:t>.</w:t>
      </w:r>
      <w:r w:rsidR="000F454F">
        <w:rPr>
          <w:rFonts w:ascii="Times New Roman" w:hAnsi="Times New Roman" w:cs="Times New Roman"/>
        </w:rPr>
        <w:t xml:space="preserve"> </w:t>
      </w:r>
    </w:p>
    <w:p w14:paraId="13942F33" w14:textId="12C15DE7" w:rsidR="00CB773E" w:rsidRDefault="00F87025" w:rsidP="00BE4A98">
      <w:pPr>
        <w:spacing w:line="480" w:lineRule="auto"/>
        <w:ind w:firstLine="720"/>
        <w:contextualSpacing/>
        <w:rPr>
          <w:rFonts w:ascii="Times New Roman" w:hAnsi="Times New Roman" w:cs="Times New Roman"/>
        </w:rPr>
      </w:pPr>
      <w:r>
        <w:rPr>
          <w:rFonts w:ascii="Times New Roman" w:hAnsi="Times New Roman" w:cs="Times New Roman"/>
        </w:rPr>
        <w:t>Although our model demonstrates that associative learning is sufficient to explain</w:t>
      </w:r>
      <w:r w:rsidR="00326E1A">
        <w:rPr>
          <w:rFonts w:ascii="Times New Roman" w:hAnsi="Times New Roman" w:cs="Times New Roman"/>
        </w:rPr>
        <w:t xml:space="preserve"> how infants come to see saliva sharing as having social significan</w:t>
      </w:r>
      <w:r w:rsidR="0080070C">
        <w:rPr>
          <w:rFonts w:ascii="Times New Roman" w:hAnsi="Times New Roman" w:cs="Times New Roman"/>
        </w:rPr>
        <w:t>ce</w:t>
      </w:r>
      <w:r w:rsidR="00326E1A">
        <w:rPr>
          <w:rFonts w:ascii="Times New Roman" w:hAnsi="Times New Roman" w:cs="Times New Roman"/>
        </w:rPr>
        <w:t xml:space="preserve">, </w:t>
      </w:r>
      <w:r w:rsidR="00682069">
        <w:rPr>
          <w:rFonts w:ascii="Times New Roman" w:hAnsi="Times New Roman" w:cs="Times New Roman"/>
        </w:rPr>
        <w:t xml:space="preserve">it does not </w:t>
      </w:r>
      <w:r w:rsidR="00075D4D">
        <w:rPr>
          <w:rFonts w:ascii="Times New Roman" w:hAnsi="Times New Roman" w:cs="Times New Roman"/>
        </w:rPr>
        <w:t xml:space="preserve">rule out the possibility—as suggested by Thomas et al. (2022)—that this expectation has an evolutionary basis. </w:t>
      </w:r>
      <w:commentRangeStart w:id="117"/>
      <w:commentRangeStart w:id="118"/>
      <w:r w:rsidR="0080070C">
        <w:rPr>
          <w:rFonts w:ascii="Times New Roman" w:hAnsi="Times New Roman" w:cs="Times New Roman"/>
        </w:rPr>
        <w:t>Additionally, t</w:t>
      </w:r>
      <w:r w:rsidR="005B78DB">
        <w:rPr>
          <w:rFonts w:ascii="Times New Roman" w:hAnsi="Times New Roman" w:cs="Times New Roman"/>
        </w:rPr>
        <w:t xml:space="preserve">he current simulations </w:t>
      </w:r>
      <w:r w:rsidR="00326E1A">
        <w:rPr>
          <w:rFonts w:ascii="Times New Roman" w:hAnsi="Times New Roman" w:cs="Times New Roman"/>
        </w:rPr>
        <w:t>do not show that infants</w:t>
      </w:r>
      <w:r w:rsidR="0080070C">
        <w:rPr>
          <w:rFonts w:ascii="Times New Roman" w:hAnsi="Times New Roman" w:cs="Times New Roman"/>
        </w:rPr>
        <w:t>’ knowledge about the social meaning of saliva sharing derives from associative processes.</w:t>
      </w:r>
      <w:commentRangeEnd w:id="117"/>
      <w:r w:rsidR="00AF6173">
        <w:rPr>
          <w:rStyle w:val="CommentReference"/>
        </w:rPr>
        <w:commentReference w:id="117"/>
      </w:r>
      <w:commentRangeEnd w:id="118"/>
      <w:r w:rsidR="00DC18A0">
        <w:rPr>
          <w:rStyle w:val="CommentReference"/>
        </w:rPr>
        <w:commentReference w:id="118"/>
      </w:r>
      <w:r w:rsidR="005B78DB">
        <w:rPr>
          <w:rFonts w:ascii="Times New Roman" w:hAnsi="Times New Roman" w:cs="Times New Roman"/>
        </w:rPr>
        <w:t xml:space="preserve"> Addressing </w:t>
      </w:r>
      <w:r w:rsidR="0080070C">
        <w:rPr>
          <w:rFonts w:ascii="Times New Roman" w:hAnsi="Times New Roman" w:cs="Times New Roman"/>
        </w:rPr>
        <w:t>both questions</w:t>
      </w:r>
      <w:r w:rsidR="005B78DB">
        <w:rPr>
          <w:rFonts w:ascii="Times New Roman" w:hAnsi="Times New Roman" w:cs="Times New Roman"/>
        </w:rPr>
        <w:t xml:space="preserve"> will require behavioral experiments.</w:t>
      </w:r>
      <w:r w:rsidR="0080070C">
        <w:rPr>
          <w:rFonts w:ascii="Times New Roman" w:hAnsi="Times New Roman" w:cs="Times New Roman"/>
        </w:rPr>
        <w:t xml:space="preserve"> </w:t>
      </w:r>
      <w:r w:rsidR="005B78DB">
        <w:rPr>
          <w:rFonts w:ascii="Times New Roman" w:eastAsia="Times New Roman" w:hAnsi="Times New Roman" w:cs="Times New Roman"/>
        </w:rPr>
        <w:t>For example, i</w:t>
      </w:r>
      <w:r w:rsidR="005B78DB">
        <w:rPr>
          <w:rFonts w:ascii="Times New Roman" w:hAnsi="Times New Roman" w:cs="Times New Roman"/>
        </w:rPr>
        <w:t xml:space="preserve">f infants, like the networks in Simulation 2, </w:t>
      </w:r>
      <w:r w:rsidR="00C31592">
        <w:rPr>
          <w:rFonts w:ascii="Times New Roman" w:hAnsi="Times New Roman" w:cs="Times New Roman"/>
        </w:rPr>
        <w:t>use saliva sharing as a predictor of comforting</w:t>
      </w:r>
      <w:r w:rsidR="005B78DB">
        <w:rPr>
          <w:rFonts w:ascii="Times New Roman" w:hAnsi="Times New Roman" w:cs="Times New Roman"/>
        </w:rPr>
        <w:t xml:space="preserve">, this would suggest that </w:t>
      </w:r>
      <w:r w:rsidR="00C31592">
        <w:rPr>
          <w:rFonts w:ascii="Times New Roman" w:hAnsi="Times New Roman" w:cs="Times New Roman"/>
        </w:rPr>
        <w:t>they relied on associative learning</w:t>
      </w:r>
      <w:r w:rsidR="005B78DB">
        <w:rPr>
          <w:rFonts w:ascii="Times New Roman" w:hAnsi="Times New Roman" w:cs="Times New Roman"/>
        </w:rPr>
        <w:t xml:space="preserve">. </w:t>
      </w:r>
      <w:r w:rsidR="0065150E">
        <w:rPr>
          <w:rFonts w:ascii="Times New Roman" w:hAnsi="Times New Roman" w:cs="Times New Roman"/>
        </w:rPr>
        <w:t>A promising avenue for future research will be to test this prediction</w:t>
      </w:r>
      <w:r w:rsidR="005B78DB">
        <w:rPr>
          <w:rFonts w:ascii="Times New Roman" w:hAnsi="Times New Roman" w:cs="Times New Roman"/>
        </w:rPr>
        <w:t xml:space="preserve"> directly</w:t>
      </w:r>
      <w:r w:rsidR="00446E67">
        <w:rPr>
          <w:rFonts w:ascii="Times New Roman" w:hAnsi="Times New Roman" w:cs="Times New Roman"/>
        </w:rPr>
        <w:t xml:space="preserve"> and to pit the current proposal against </w:t>
      </w:r>
      <w:r w:rsidR="005B78DB">
        <w:rPr>
          <w:rFonts w:ascii="Times New Roman" w:hAnsi="Times New Roman" w:cs="Times New Roman"/>
        </w:rPr>
        <w:t>alternatives</w:t>
      </w:r>
      <w:r w:rsidR="0065150E">
        <w:rPr>
          <w:rFonts w:ascii="Times New Roman" w:hAnsi="Times New Roman" w:cs="Times New Roman"/>
        </w:rPr>
        <w:t xml:space="preserve">. </w:t>
      </w:r>
      <w:r w:rsidR="007320C8">
        <w:rPr>
          <w:rFonts w:ascii="Times New Roman" w:hAnsi="Times New Roman" w:cs="Times New Roman"/>
        </w:rPr>
        <w:t>Beyond these issues,</w:t>
      </w:r>
      <w:r w:rsidR="00243045" w:rsidRPr="00243045">
        <w:rPr>
          <w:rFonts w:ascii="Times New Roman" w:hAnsi="Times New Roman" w:cs="Times New Roman"/>
        </w:rPr>
        <w:t xml:space="preserve"> our model </w:t>
      </w:r>
      <w:r w:rsidR="007320C8">
        <w:rPr>
          <w:rFonts w:ascii="Times New Roman" w:hAnsi="Times New Roman" w:cs="Times New Roman"/>
        </w:rPr>
        <w:t xml:space="preserve">could be critiqued </w:t>
      </w:r>
      <w:r w:rsidR="006223DE">
        <w:rPr>
          <w:rFonts w:ascii="Times New Roman" w:hAnsi="Times New Roman" w:cs="Times New Roman"/>
        </w:rPr>
        <w:t xml:space="preserve">by its </w:t>
      </w:r>
      <w:r w:rsidR="006223DE">
        <w:rPr>
          <w:rFonts w:ascii="Times New Roman" w:hAnsi="Times New Roman" w:cs="Times New Roman"/>
        </w:rPr>
        <w:lastRenderedPageBreak/>
        <w:t>use of</w:t>
      </w:r>
      <w:r w:rsidR="007320C8">
        <w:rPr>
          <w:rFonts w:ascii="Times New Roman" w:hAnsi="Times New Roman" w:cs="Times New Roman"/>
        </w:rPr>
        <w:t xml:space="preserve"> </w:t>
      </w:r>
      <w:r w:rsidR="00243045" w:rsidRPr="00243045">
        <w:rPr>
          <w:rFonts w:ascii="Times New Roman" w:hAnsi="Times New Roman" w:cs="Times New Roman"/>
        </w:rPr>
        <w:t>localist, semantically neutral input representations</w:t>
      </w:r>
      <w:r w:rsidR="007320C8">
        <w:rPr>
          <w:rFonts w:ascii="Times New Roman" w:hAnsi="Times New Roman" w:cs="Times New Roman"/>
        </w:rPr>
        <w:t>. Such representations—which are neither rich nor multimodal—</w:t>
      </w:r>
      <w:r w:rsidR="006223DE">
        <w:rPr>
          <w:rFonts w:ascii="Times New Roman" w:hAnsi="Times New Roman" w:cs="Times New Roman"/>
        </w:rPr>
        <w:t>likely poorly</w:t>
      </w:r>
      <w:r w:rsidR="007320C8">
        <w:rPr>
          <w:rFonts w:ascii="Times New Roman" w:hAnsi="Times New Roman" w:cs="Times New Roman"/>
        </w:rPr>
        <w:t xml:space="preserve"> approximate infants’ </w:t>
      </w:r>
      <w:r w:rsidR="006223DE">
        <w:rPr>
          <w:rFonts w:ascii="Times New Roman" w:hAnsi="Times New Roman" w:cs="Times New Roman"/>
        </w:rPr>
        <w:t xml:space="preserve">real-world experience with saliva sharing and comfort. </w:t>
      </w:r>
      <w:r w:rsidR="0080070C">
        <w:rPr>
          <w:rFonts w:ascii="Times New Roman" w:hAnsi="Times New Roman" w:cs="Times New Roman"/>
        </w:rPr>
        <w:t xml:space="preserve">Future modeling work should instantiate the current proposal into neural networks with richer representations that better capture infants’ natural experiences. </w:t>
      </w:r>
    </w:p>
    <w:p w14:paraId="14AAF383" w14:textId="6C15FB9B" w:rsidR="00465F10" w:rsidRDefault="00C8123F" w:rsidP="00C8123F">
      <w:pPr>
        <w:spacing w:line="480" w:lineRule="auto"/>
        <w:ind w:firstLine="720"/>
        <w:rPr>
          <w:rFonts w:ascii="Times New Roman" w:hAnsi="Times New Roman" w:cs="Times New Roman"/>
        </w:rPr>
      </w:pPr>
      <w:r>
        <w:rPr>
          <w:rFonts w:ascii="Times New Roman" w:hAnsi="Times New Roman" w:cs="Times New Roman"/>
        </w:rPr>
        <w:t xml:space="preserve">In sum, </w:t>
      </w:r>
      <w:r w:rsidR="00533AE8">
        <w:rPr>
          <w:rFonts w:ascii="Times New Roman" w:hAnsi="Times New Roman" w:cs="Times New Roman"/>
        </w:rPr>
        <w:t xml:space="preserve">by demonstrating that a shared mental representation that arises from </w:t>
      </w:r>
      <w:r w:rsidR="00F56599">
        <w:rPr>
          <w:rFonts w:ascii="Times New Roman" w:hAnsi="Times New Roman" w:cs="Times New Roman"/>
        </w:rPr>
        <w:t>associative learning</w:t>
      </w:r>
      <w:r w:rsidRPr="00C8123F">
        <w:rPr>
          <w:rFonts w:ascii="Times New Roman" w:hAnsi="Times New Roman" w:cs="Times New Roman"/>
        </w:rPr>
        <w:t xml:space="preserve"> is sufficient to explain infants’ responses in Thomas et al. (2022), we </w:t>
      </w:r>
      <w:r w:rsidR="00533AE8">
        <w:rPr>
          <w:rFonts w:ascii="Times New Roman" w:hAnsi="Times New Roman" w:cs="Times New Roman"/>
        </w:rPr>
        <w:t>show mechanistically</w:t>
      </w:r>
      <w:r w:rsidRPr="00C8123F">
        <w:rPr>
          <w:rFonts w:ascii="Times New Roman" w:hAnsi="Times New Roman" w:cs="Times New Roman"/>
        </w:rPr>
        <w:t xml:space="preserve"> how abstract social expectations can emerge from </w:t>
      </w:r>
      <w:r>
        <w:rPr>
          <w:rFonts w:ascii="Times New Roman" w:hAnsi="Times New Roman" w:cs="Times New Roman"/>
        </w:rPr>
        <w:t>simple learning mechanisms and experience</w:t>
      </w:r>
      <w:r w:rsidRPr="00C8123F">
        <w:rPr>
          <w:rFonts w:ascii="Times New Roman" w:hAnsi="Times New Roman" w:cs="Times New Roman"/>
        </w:rPr>
        <w:t xml:space="preserve">. More broadly, these findings underscore the value of </w:t>
      </w:r>
      <w:r w:rsidR="00533AE8">
        <w:rPr>
          <w:rFonts w:ascii="Times New Roman" w:hAnsi="Times New Roman" w:cs="Times New Roman"/>
        </w:rPr>
        <w:t>computational modeling for elucidating potential mechanisms of early social reasoning.</w:t>
      </w:r>
    </w:p>
    <w:p w14:paraId="1313152E" w14:textId="4ECB57FB" w:rsidR="005F4F87" w:rsidRPr="005F4F87" w:rsidRDefault="00465F10" w:rsidP="005F4F87">
      <w:pPr>
        <w:jc w:val="center"/>
        <w:rPr>
          <w:rFonts w:ascii="Times New Roman" w:hAnsi="Times New Roman" w:cs="Times New Roman"/>
          <w:b/>
          <w:bCs/>
        </w:rPr>
      </w:pPr>
      <w:r>
        <w:rPr>
          <w:rFonts w:ascii="Times New Roman" w:hAnsi="Times New Roman" w:cs="Times New Roman"/>
        </w:rPr>
        <w:br w:type="page"/>
      </w:r>
      <w:r>
        <w:rPr>
          <w:rFonts w:ascii="Times New Roman" w:hAnsi="Times New Roman" w:cs="Times New Roman"/>
          <w:b/>
          <w:bCs/>
        </w:rPr>
        <w:lastRenderedPageBreak/>
        <w:t xml:space="preserve">References </w:t>
      </w:r>
    </w:p>
    <w:p w14:paraId="26615099" w14:textId="27439FD2" w:rsid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Benton, D. T. (202</w:t>
      </w:r>
      <w:r>
        <w:rPr>
          <w:rFonts w:ascii="Times New Roman" w:hAnsi="Times New Roman" w:cs="Times New Roman"/>
        </w:rPr>
        <w:t>4</w:t>
      </w:r>
      <w:r w:rsidRPr="005F4F87">
        <w:rPr>
          <w:rFonts w:ascii="Times New Roman" w:hAnsi="Times New Roman" w:cs="Times New Roman"/>
        </w:rPr>
        <w:t xml:space="preserve">). An associative-learning account of how infants learn about causal action in animates and </w:t>
      </w:r>
      <w:proofErr w:type="spellStart"/>
      <w:r w:rsidRPr="005F4F87">
        <w:rPr>
          <w:rFonts w:ascii="Times New Roman" w:hAnsi="Times New Roman" w:cs="Times New Roman"/>
        </w:rPr>
        <w:t>inanimates</w:t>
      </w:r>
      <w:proofErr w:type="spellEnd"/>
      <w:r w:rsidRPr="005F4F87">
        <w:rPr>
          <w:rFonts w:ascii="Times New Roman" w:hAnsi="Times New Roman" w:cs="Times New Roman"/>
        </w:rPr>
        <w:t xml:space="preserve">: A critical reexamination of four classic studies. Journal of Experimental Psychology: General, 154(2), 497–521. </w:t>
      </w:r>
      <w:hyperlink r:id="rId13" w:history="1">
        <w:r w:rsidRPr="00C00E9B">
          <w:rPr>
            <w:rStyle w:val="Hyperlink"/>
            <w:rFonts w:ascii="Times New Roman" w:hAnsi="Times New Roman" w:cs="Times New Roman"/>
          </w:rPr>
          <w:t>https://doi.org/10.1037/xge0001656</w:t>
        </w:r>
      </w:hyperlink>
    </w:p>
    <w:p w14:paraId="70AE00F3" w14:textId="573AC711" w:rsid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Benton, D. T., &amp; Lapan, C. (2022). Moral masters or moral apprentices? A connectionist account of sociomoral evaluation in preverbal infants. Cognitive Development, 62, 101164. </w:t>
      </w:r>
      <w:hyperlink r:id="rId14" w:history="1">
        <w:r w:rsidRPr="00C00E9B">
          <w:rPr>
            <w:rStyle w:val="Hyperlink"/>
            <w:rFonts w:ascii="Times New Roman" w:hAnsi="Times New Roman" w:cs="Times New Roman"/>
          </w:rPr>
          <w:t>https://doi.org/10.1016/j.cogdev.2022.101164</w:t>
        </w:r>
      </w:hyperlink>
    </w:p>
    <w:p w14:paraId="3BE61C3E" w14:textId="64BC2908" w:rsid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Christiansen, M. H., &amp; Curtin, S. (1999). Transfer of learning: rule acquisition or statistical </w:t>
      </w:r>
      <w:proofErr w:type="gramStart"/>
      <w:r w:rsidRPr="005F4F87">
        <w:rPr>
          <w:rFonts w:ascii="Times New Roman" w:hAnsi="Times New Roman" w:cs="Times New Roman"/>
        </w:rPr>
        <w:t>learning?.</w:t>
      </w:r>
      <w:proofErr w:type="gramEnd"/>
      <w:r w:rsidRPr="005F4F87">
        <w:rPr>
          <w:rFonts w:ascii="Times New Roman" w:hAnsi="Times New Roman" w:cs="Times New Roman"/>
        </w:rPr>
        <w:t xml:space="preserve"> Trends in Cognitive Sciences, 3(8), 289-290. </w:t>
      </w:r>
      <w:hyperlink r:id="rId15" w:history="1">
        <w:r w:rsidRPr="00C00E9B">
          <w:rPr>
            <w:rStyle w:val="Hyperlink"/>
            <w:rFonts w:ascii="Times New Roman" w:hAnsi="Times New Roman" w:cs="Times New Roman"/>
          </w:rPr>
          <w:t>https://doi.org/10.1016/S1364-6613(99)01356-X</w:t>
        </w:r>
      </w:hyperlink>
    </w:p>
    <w:p w14:paraId="06E4B358" w14:textId="2E97C862"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Ciftci, B. G., Kominsky, J. F., &amp; </w:t>
      </w:r>
      <w:proofErr w:type="spellStart"/>
      <w:r w:rsidRPr="005F4F87">
        <w:rPr>
          <w:rFonts w:ascii="Times New Roman" w:hAnsi="Times New Roman" w:cs="Times New Roman"/>
        </w:rPr>
        <w:t>Csibra</w:t>
      </w:r>
      <w:proofErr w:type="spellEnd"/>
      <w:r w:rsidRPr="005F4F87">
        <w:rPr>
          <w:rFonts w:ascii="Times New Roman" w:hAnsi="Times New Roman" w:cs="Times New Roman"/>
        </w:rPr>
        <w:t xml:space="preserve">, G. (2025). Do infants use cues of saliva-sharing to infer close relationships? A replication of Thomas </w:t>
      </w:r>
      <w:proofErr w:type="gramStart"/>
      <w:r w:rsidRPr="005F4F87">
        <w:rPr>
          <w:rFonts w:ascii="Times New Roman" w:hAnsi="Times New Roman" w:cs="Times New Roman"/>
        </w:rPr>
        <w:t>et al.(</w:t>
      </w:r>
      <w:proofErr w:type="gramEnd"/>
      <w:r w:rsidRPr="005F4F87">
        <w:rPr>
          <w:rFonts w:ascii="Times New Roman" w:hAnsi="Times New Roman" w:cs="Times New Roman"/>
        </w:rPr>
        <w:t xml:space="preserve">2022). Royal Society Open Science, 12(4), 240229. </w:t>
      </w:r>
      <w:hyperlink r:id="rId16" w:history="1">
        <w:r w:rsidRPr="00C00E9B">
          <w:rPr>
            <w:rStyle w:val="Hyperlink"/>
            <w:rFonts w:ascii="Times New Roman" w:hAnsi="Times New Roman" w:cs="Times New Roman"/>
          </w:rPr>
          <w:t>https://doi.org/10.1098/rsos.240229</w:t>
        </w:r>
      </w:hyperlink>
    </w:p>
    <w:p w14:paraId="1AB2604B" w14:textId="18A81150"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Cohen, L. B., Chaput, H. H., &amp; Cashon, C. H. (2002). A constructivist model of infant cognition. Cognitive Development, 17(3-4), 1323-1343. </w:t>
      </w:r>
      <w:hyperlink r:id="rId17" w:history="1">
        <w:r w:rsidRPr="00C00E9B">
          <w:rPr>
            <w:rStyle w:val="Hyperlink"/>
            <w:rFonts w:ascii="Times New Roman" w:hAnsi="Times New Roman" w:cs="Times New Roman"/>
          </w:rPr>
          <w:t>https://doi.org/10.1016/S0885-2014(02)00124-7</w:t>
        </w:r>
      </w:hyperlink>
    </w:p>
    <w:p w14:paraId="4420C8DC" w14:textId="62F05DA1"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hint="eastAsia"/>
        </w:rPr>
        <w:t>Káldy, Z., &amp; Leslie, A. M. (2003). Identification of objects in 9</w:t>
      </w:r>
      <w:r w:rsidRPr="005F4F87">
        <w:rPr>
          <w:rFonts w:ascii="Times New Roman" w:hAnsi="Times New Roman" w:cs="Times New Roman" w:hint="eastAsia"/>
        </w:rPr>
        <w:t>‐</w:t>
      </w:r>
      <w:r w:rsidRPr="005F4F87">
        <w:rPr>
          <w:rFonts w:ascii="Times New Roman" w:hAnsi="Times New Roman" w:cs="Times New Roman" w:hint="eastAsia"/>
        </w:rPr>
        <w:t>month</w:t>
      </w:r>
      <w:r w:rsidRPr="005F4F87">
        <w:rPr>
          <w:rFonts w:ascii="Times New Roman" w:hAnsi="Times New Roman" w:cs="Times New Roman" w:hint="eastAsia"/>
        </w:rPr>
        <w:t>‐</w:t>
      </w:r>
      <w:r w:rsidRPr="005F4F87">
        <w:rPr>
          <w:rFonts w:ascii="Times New Roman" w:hAnsi="Times New Roman" w:cs="Times New Roman" w:hint="eastAsia"/>
        </w:rPr>
        <w:t xml:space="preserve">old infants: integrating </w:t>
      </w:r>
      <w:r w:rsidRPr="005F4F87">
        <w:rPr>
          <w:rFonts w:ascii="Times New Roman" w:hAnsi="Times New Roman" w:cs="Times New Roman" w:hint="eastAsia"/>
        </w:rPr>
        <w:t>‘</w:t>
      </w:r>
      <w:r w:rsidRPr="005F4F87">
        <w:rPr>
          <w:rFonts w:ascii="Times New Roman" w:hAnsi="Times New Roman" w:cs="Times New Roman" w:hint="eastAsia"/>
        </w:rPr>
        <w:t>what</w:t>
      </w:r>
      <w:r w:rsidRPr="005F4F87">
        <w:rPr>
          <w:rFonts w:ascii="Times New Roman" w:hAnsi="Times New Roman" w:cs="Times New Roman" w:hint="eastAsia"/>
        </w:rPr>
        <w:t>’</w:t>
      </w:r>
      <w:r w:rsidRPr="005F4F87">
        <w:rPr>
          <w:rFonts w:ascii="Times New Roman" w:hAnsi="Times New Roman" w:cs="Times New Roman" w:hint="eastAsia"/>
        </w:rPr>
        <w:t xml:space="preserve">and </w:t>
      </w:r>
      <w:r w:rsidRPr="005F4F87">
        <w:rPr>
          <w:rFonts w:ascii="Times New Roman" w:hAnsi="Times New Roman" w:cs="Times New Roman" w:hint="eastAsia"/>
        </w:rPr>
        <w:t>‘</w:t>
      </w:r>
      <w:r w:rsidRPr="005F4F87">
        <w:rPr>
          <w:rFonts w:ascii="Times New Roman" w:hAnsi="Times New Roman" w:cs="Times New Roman" w:hint="eastAsia"/>
        </w:rPr>
        <w:t>where</w:t>
      </w:r>
      <w:r w:rsidRPr="005F4F87">
        <w:rPr>
          <w:rFonts w:ascii="Times New Roman" w:hAnsi="Times New Roman" w:cs="Times New Roman" w:hint="eastAsia"/>
        </w:rPr>
        <w:t>’</w:t>
      </w:r>
      <w:r w:rsidRPr="005F4F87">
        <w:rPr>
          <w:rFonts w:ascii="Times New Roman" w:hAnsi="Times New Roman" w:cs="Times New Roman" w:hint="eastAsia"/>
        </w:rPr>
        <w:t xml:space="preserve">information. Developmental Science, 6(3), 360-373. </w:t>
      </w:r>
      <w:hyperlink r:id="rId18" w:history="1">
        <w:r w:rsidRPr="00C00E9B">
          <w:rPr>
            <w:rStyle w:val="Hyperlink"/>
            <w:rFonts w:ascii="Times New Roman" w:hAnsi="Times New Roman" w:cs="Times New Roman" w:hint="eastAsia"/>
          </w:rPr>
          <w:t>https://doi.org/10.1111/1467-7687.00290</w:t>
        </w:r>
      </w:hyperlink>
      <w:r w:rsidRPr="005F4F87">
        <w:rPr>
          <w:rFonts w:ascii="Times New Roman" w:hAnsi="Times New Roman" w:cs="Times New Roman"/>
        </w:rPr>
        <w:t xml:space="preserve"> </w:t>
      </w:r>
    </w:p>
    <w:p w14:paraId="31E397E2" w14:textId="27885B98"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lastRenderedPageBreak/>
        <w:t xml:space="preserve">Káldy, Z., &amp; Leslie, A. M. (2005). A memory span of one? Object identification in 6.5-month-old infants. Cognition, 97(2), 153-177. </w:t>
      </w:r>
      <w:hyperlink r:id="rId19" w:history="1">
        <w:r w:rsidRPr="00C00E9B">
          <w:rPr>
            <w:rStyle w:val="Hyperlink"/>
            <w:rFonts w:ascii="Times New Roman" w:hAnsi="Times New Roman" w:cs="Times New Roman"/>
          </w:rPr>
          <w:t>https://doi.org/10.1016/j.cognition.2004.09.009</w:t>
        </w:r>
      </w:hyperlink>
    </w:p>
    <w:p w14:paraId="3E4CCEAC" w14:textId="5E23847E"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Kibbe, M. M., &amp; Leslie, A. M. (2011). What do infants remember when they forget? Location and identity in 6-month-olds’ memory for objects. Psychological science, 22(12), 1500-1505. </w:t>
      </w:r>
      <w:hyperlink r:id="rId20" w:history="1">
        <w:r w:rsidRPr="00C00E9B">
          <w:rPr>
            <w:rStyle w:val="Hyperlink"/>
            <w:rFonts w:ascii="Times New Roman" w:hAnsi="Times New Roman" w:cs="Times New Roman"/>
          </w:rPr>
          <w:t>https://doi.org/10.1177/0956797611420165</w:t>
        </w:r>
      </w:hyperlink>
    </w:p>
    <w:p w14:paraId="01AD1DB4" w14:textId="6F57EF05"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Kibbe, M. M., &amp; Leslie, A. M. (2013). What’s the object of object working memory in infancy? Unraveling ‘</w:t>
      </w:r>
      <w:proofErr w:type="spellStart"/>
      <w:r w:rsidRPr="005F4F87">
        <w:rPr>
          <w:rFonts w:ascii="Times New Roman" w:hAnsi="Times New Roman" w:cs="Times New Roman"/>
        </w:rPr>
        <w:t>what’and</w:t>
      </w:r>
      <w:proofErr w:type="spellEnd"/>
      <w:r w:rsidRPr="005F4F87">
        <w:rPr>
          <w:rFonts w:ascii="Times New Roman" w:hAnsi="Times New Roman" w:cs="Times New Roman"/>
        </w:rPr>
        <w:t xml:space="preserve"> ‘how many’. Cognitive Psychology, 66(4), 380-404. </w:t>
      </w:r>
      <w:hyperlink r:id="rId21" w:history="1">
        <w:r w:rsidRPr="00C00E9B">
          <w:rPr>
            <w:rStyle w:val="Hyperlink"/>
            <w:rFonts w:ascii="Times New Roman" w:hAnsi="Times New Roman" w:cs="Times New Roman"/>
          </w:rPr>
          <w:t>https://doi.org/10.1016/j.cogpsych.2013.05.001</w:t>
        </w:r>
      </w:hyperlink>
    </w:p>
    <w:p w14:paraId="6E7F0E39" w14:textId="564F7A7A"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Kibbe, M. M., &amp; Leslie, A. M. (2016). The ring that does not bind: Topological class in infants’ working memory for objects. Cognitive Development, 38, 1-9. </w:t>
      </w:r>
      <w:hyperlink r:id="rId22" w:history="1">
        <w:r w:rsidRPr="00C00E9B">
          <w:rPr>
            <w:rStyle w:val="Hyperlink"/>
            <w:rFonts w:ascii="Times New Roman" w:hAnsi="Times New Roman" w:cs="Times New Roman"/>
          </w:rPr>
          <w:t>https://doi.org/10.1016/j.cogdev.2015.12.001</w:t>
        </w:r>
      </w:hyperlink>
    </w:p>
    <w:p w14:paraId="22919F42" w14:textId="199316A4"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Mareschal, D., French, R. M., &amp; Quinn, P. C. (2000). A connectionist account of asymmetric category learning in early infancy. Developmental Psychology, 36(5), 635–645. </w:t>
      </w:r>
      <w:hyperlink r:id="rId23" w:history="1">
        <w:r w:rsidRPr="00C00E9B">
          <w:rPr>
            <w:rStyle w:val="Hyperlink"/>
            <w:rFonts w:ascii="Times New Roman" w:hAnsi="Times New Roman" w:cs="Times New Roman"/>
          </w:rPr>
          <w:t>https://doi.org/10.1037/0012-1649.36.5.635</w:t>
        </w:r>
      </w:hyperlink>
    </w:p>
    <w:p w14:paraId="15E2F564" w14:textId="69FB0E46"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Munakata, Y., McClelland, J. L., Johnson, M. H., &amp; Siegler, R. S. (1997). Rethinking infant knowledge: Toward an adaptive process account of successes and failures in object permanence tasks. Psychological Review, 104(4), 686–713. </w:t>
      </w:r>
      <w:hyperlink r:id="rId24" w:history="1">
        <w:r w:rsidRPr="00C00E9B">
          <w:rPr>
            <w:rStyle w:val="Hyperlink"/>
            <w:rFonts w:ascii="Times New Roman" w:hAnsi="Times New Roman" w:cs="Times New Roman"/>
          </w:rPr>
          <w:t>https://doi.org/10.1037/0033-295X.104.4.686</w:t>
        </w:r>
      </w:hyperlink>
    </w:p>
    <w:p w14:paraId="1B44699F" w14:textId="78A37EA7"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Rumelhart, D. E., Hinton, G. E., &amp; Williams, R. J. (1986). Learning representations by back-propagating errors. nature, 323(6088), 533-536. </w:t>
      </w:r>
      <w:hyperlink r:id="rId25" w:history="1">
        <w:r w:rsidRPr="00C00E9B">
          <w:rPr>
            <w:rStyle w:val="Hyperlink"/>
            <w:rFonts w:ascii="Times New Roman" w:hAnsi="Times New Roman" w:cs="Times New Roman"/>
          </w:rPr>
          <w:t>https://doi.org/10.1038/323533a0</w:t>
        </w:r>
      </w:hyperlink>
    </w:p>
    <w:p w14:paraId="247B1384" w14:textId="6CCD0453"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lastRenderedPageBreak/>
        <w:t xml:space="preserve">Schlesinger, M., &amp; Casey, P. (2003). Where infants look when impossible things happen: Simulating and testing a gaze-direction model. Connection Science, 15(4), 271-280. </w:t>
      </w:r>
      <w:hyperlink r:id="rId26" w:history="1">
        <w:r w:rsidRPr="00C00E9B">
          <w:rPr>
            <w:rStyle w:val="Hyperlink"/>
            <w:rFonts w:ascii="Times New Roman" w:hAnsi="Times New Roman" w:cs="Times New Roman"/>
          </w:rPr>
          <w:t>https://doi.org/10.1080/09540090310001655093</w:t>
        </w:r>
      </w:hyperlink>
    </w:p>
    <w:p w14:paraId="790B2E27" w14:textId="266C35A9"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Thomas, A. J. (2024). Cognitive representations of social relationships and their developmental origins. Behavioral and Brain Sciences, 1-53.</w:t>
      </w:r>
      <w:r>
        <w:rPr>
          <w:rFonts w:ascii="Times New Roman" w:hAnsi="Times New Roman" w:cs="Times New Roman"/>
        </w:rPr>
        <w:t xml:space="preserve"> </w:t>
      </w:r>
      <w:hyperlink r:id="rId27" w:history="1">
        <w:r w:rsidRPr="00C00E9B">
          <w:rPr>
            <w:rStyle w:val="Hyperlink"/>
            <w:rFonts w:ascii="Times New Roman" w:hAnsi="Times New Roman" w:cs="Times New Roman"/>
          </w:rPr>
          <w:t>https://doi.org/10.1017/S0140525X24001328</w:t>
        </w:r>
      </w:hyperlink>
    </w:p>
    <w:p w14:paraId="58C0CFD8" w14:textId="49ABF364"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Thomas, A. J., Woo, B., Nettle, D., </w:t>
      </w:r>
      <w:proofErr w:type="spellStart"/>
      <w:r w:rsidRPr="005F4F87">
        <w:rPr>
          <w:rFonts w:ascii="Times New Roman" w:hAnsi="Times New Roman" w:cs="Times New Roman"/>
        </w:rPr>
        <w:t>Spelke</w:t>
      </w:r>
      <w:proofErr w:type="spellEnd"/>
      <w:r w:rsidRPr="005F4F87">
        <w:rPr>
          <w:rFonts w:ascii="Times New Roman" w:hAnsi="Times New Roman" w:cs="Times New Roman"/>
        </w:rPr>
        <w:t xml:space="preserve">, E., &amp; Saxe, R. (2022). Early concepts of intimacy: Young humans use saliva sharing to infer close relationships. Science, 375(6578), 311-315. </w:t>
      </w:r>
      <w:hyperlink r:id="rId28" w:history="1">
        <w:r w:rsidRPr="00C00E9B">
          <w:rPr>
            <w:rStyle w:val="Hyperlink"/>
            <w:rFonts w:ascii="Times New Roman" w:hAnsi="Times New Roman" w:cs="Times New Roman"/>
          </w:rPr>
          <w:t>https://doi.org/10.1126/science.abh1054</w:t>
        </w:r>
      </w:hyperlink>
    </w:p>
    <w:p w14:paraId="6F8D5C16" w14:textId="378816D8" w:rsidR="00465F10"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Vong, W. K., Wang, W., Orhan, A. E., &amp; Lake, B. M. (2024). Grounded language acquisition through the eyes and ears of a single child. Science, 383(6682), 504-511. </w:t>
      </w:r>
      <w:hyperlink r:id="rId29" w:history="1">
        <w:r w:rsidRPr="00C00E9B">
          <w:rPr>
            <w:rStyle w:val="Hyperlink"/>
            <w:rFonts w:ascii="Times New Roman" w:hAnsi="Times New Roman" w:cs="Times New Roman"/>
          </w:rPr>
          <w:t>https://doi.org/10.1126/science.adi1374</w:t>
        </w:r>
      </w:hyperlink>
    </w:p>
    <w:p w14:paraId="2DDE267A" w14:textId="77777777" w:rsidR="005F4F87" w:rsidRPr="00465F10" w:rsidRDefault="005F4F87" w:rsidP="005F4F87">
      <w:pPr>
        <w:rPr>
          <w:rFonts w:ascii="Times New Roman" w:hAnsi="Times New Roman" w:cs="Times New Roman"/>
        </w:rPr>
      </w:pPr>
    </w:p>
    <w:sectPr w:rsidR="005F4F87" w:rsidRPr="00465F10" w:rsidSect="0046384C">
      <w:headerReference w:type="default" r:id="rId30"/>
      <w:headerReference w:type="first" r:id="rId31"/>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Hoch, Justine" w:date="2025-10-01T16:19:00Z" w:initials="JH">
    <w:p w14:paraId="581C9FD0" w14:textId="77777777" w:rsidR="004562C3" w:rsidRDefault="004562C3" w:rsidP="004562C3">
      <w:r>
        <w:rPr>
          <w:rStyle w:val="CommentReference"/>
        </w:rPr>
        <w:annotationRef/>
      </w:r>
      <w:r>
        <w:rPr>
          <w:sz w:val="20"/>
          <w:szCs w:val="20"/>
        </w:rPr>
        <w:t xml:space="preserve">I have a question about this: To me this reads a little circular "saliva sharing is a good cue for thick relationships because saliva sharing is associated with thick relationships" </w:t>
      </w:r>
    </w:p>
    <w:p w14:paraId="5D2BC0C2" w14:textId="77777777" w:rsidR="004562C3" w:rsidRDefault="004562C3" w:rsidP="004562C3"/>
    <w:p w14:paraId="6035FD8A" w14:textId="77777777" w:rsidR="004562C3" w:rsidRDefault="004562C3" w:rsidP="004562C3">
      <w:r>
        <w:rPr>
          <w:sz w:val="20"/>
          <w:szCs w:val="20"/>
        </w:rPr>
        <w:t xml:space="preserve">am I missing something? </w:t>
      </w:r>
    </w:p>
  </w:comment>
  <w:comment w:id="2" w:author="Hoch, Justine" w:date="2025-10-07T16:07:00Z" w:initials="JH">
    <w:p w14:paraId="338137AB" w14:textId="77777777" w:rsidR="005D1D71" w:rsidRDefault="005D1D71" w:rsidP="005D1D71">
      <w:r>
        <w:rPr>
          <w:rStyle w:val="CommentReference"/>
        </w:rPr>
        <w:annotationRef/>
      </w:r>
      <w:r>
        <w:rPr>
          <w:sz w:val="20"/>
          <w:szCs w:val="20"/>
        </w:rPr>
        <w:t xml:space="preserve">is it that saliva sharing always predicts these other behaviors that are associated with thick relationships whereas these other behaviors are less predictive individually? </w:t>
      </w:r>
    </w:p>
  </w:comment>
  <w:comment w:id="3" w:author="Benton, Deon" w:date="2025-10-10T10:43:00Z" w:initials="DB">
    <w:p w14:paraId="5583E9A4" w14:textId="77777777" w:rsidR="000368FB" w:rsidRDefault="000368FB" w:rsidP="000368FB">
      <w:pPr>
        <w:pStyle w:val="CommentText"/>
      </w:pPr>
      <w:r>
        <w:rPr>
          <w:rStyle w:val="CommentReference"/>
        </w:rPr>
        <w:annotationRef/>
      </w:r>
      <w:r>
        <w:t>But is it? I’m not claiming here that saliva sharing is a cue to thickness because thick relations share saliva. This would be circular. Instead, I’m making a more nuanced point (a point that doesn’t evoke the notion of thick relations): Those who share saliva also invest in, are emotionally responsive towards, and provide comfort and care to one another. Such relations don’t exist among individuals who don’t share saliva.</w:t>
      </w:r>
    </w:p>
  </w:comment>
  <w:comment w:id="4" w:author="Hoch, Justine" w:date="2025-10-07T16:08:00Z" w:initials="JH">
    <w:p w14:paraId="3B3C15BB" w14:textId="535D91ED" w:rsidR="005D1D71" w:rsidRDefault="005D1D71" w:rsidP="005D1D71">
      <w:r>
        <w:rPr>
          <w:rStyle w:val="CommentReference"/>
        </w:rPr>
        <w:annotationRef/>
      </w:r>
      <w:r>
        <w:rPr>
          <w:sz w:val="20"/>
          <w:szCs w:val="20"/>
        </w:rPr>
        <w:t>feels like this needs a citation</w:t>
      </w:r>
    </w:p>
  </w:comment>
  <w:comment w:id="5" w:author="Benton, Deon" w:date="2025-10-10T12:07:00Z" w:initials="DB">
    <w:p w14:paraId="6824F914" w14:textId="77777777" w:rsidR="00E7020B" w:rsidRDefault="00E7020B" w:rsidP="00E7020B">
      <w:pPr>
        <w:pStyle w:val="CommentText"/>
      </w:pPr>
      <w:r>
        <w:rPr>
          <w:rStyle w:val="CommentReference"/>
        </w:rPr>
        <w:annotationRef/>
      </w:r>
      <w:r>
        <w:t>Done.</w:t>
      </w:r>
    </w:p>
  </w:comment>
  <w:comment w:id="8" w:author="Hoch, Justine" w:date="2025-10-07T16:55:00Z" w:initials="JH">
    <w:p w14:paraId="1042612A" w14:textId="3F372B4B" w:rsidR="000C6B49" w:rsidRDefault="000C6B49" w:rsidP="000C6B49">
      <w:r>
        <w:rPr>
          <w:rStyle w:val="CommentReference"/>
        </w:rPr>
        <w:annotationRef/>
      </w:r>
      <w:r>
        <w:rPr>
          <w:sz w:val="20"/>
          <w:szCs w:val="20"/>
        </w:rPr>
        <w:t xml:space="preserve">ok it's possible I've misunderstood this whole time... </w:t>
      </w:r>
    </w:p>
    <w:p w14:paraId="5D963C1B" w14:textId="77777777" w:rsidR="000C6B49" w:rsidRDefault="000C6B49" w:rsidP="000C6B49"/>
    <w:p w14:paraId="2BB49319" w14:textId="77777777" w:rsidR="000C6B49" w:rsidRDefault="000C6B49" w:rsidP="000C6B49">
      <w:r>
        <w:rPr>
          <w:sz w:val="20"/>
          <w:szCs w:val="20"/>
        </w:rPr>
        <w:t xml:space="preserve">were are saying that saliva sharing predicts later comforting behavior (and vice versa) and that comforting is a signal that someoen is in a thick relationship right? like saliva = thick relashionship and comfort = thick relationship so slaiva = comfort = thick relationship </w:t>
      </w:r>
    </w:p>
  </w:comment>
  <w:comment w:id="9" w:author="Benton, Deon" w:date="2025-10-10T10:50:00Z" w:initials="DB">
    <w:p w14:paraId="297666D3" w14:textId="77777777" w:rsidR="00C54CAD" w:rsidRDefault="00C54CAD" w:rsidP="00C54CAD">
      <w:pPr>
        <w:pStyle w:val="CommentText"/>
      </w:pPr>
      <w:r>
        <w:rPr>
          <w:rStyle w:val="CommentReference"/>
        </w:rPr>
        <w:annotationRef/>
      </w:r>
      <w:r>
        <w:t>Yes to the first part, but not necessarily to the second. I think (and the model shows) that her findings can be explained entirely in terms of the bidirectional predictive relation between saliva sharing and comfort. I don’t think it’s necessary that infants have a notion of thick relationships to account for the data — the model certainly does not have such a notion.</w:t>
      </w:r>
    </w:p>
  </w:comment>
  <w:comment w:id="42" w:author="Hoch, Justine" w:date="2025-10-09T12:13:00Z" w:initials="JH">
    <w:p w14:paraId="375E24C9" w14:textId="77777777" w:rsidR="00D60554" w:rsidRDefault="00D60554" w:rsidP="00D60554">
      <w:r>
        <w:rPr>
          <w:rStyle w:val="CommentReference"/>
        </w:rPr>
        <w:annotationRef/>
      </w:r>
      <w:r>
        <w:rPr>
          <w:sz w:val="20"/>
          <w:szCs w:val="20"/>
        </w:rPr>
        <w:t xml:space="preserve">saliva sharers ? </w:t>
      </w:r>
    </w:p>
  </w:comment>
  <w:comment w:id="43" w:author="Benton, Deon" w:date="2025-10-10T12:07:00Z" w:initials="DB">
    <w:p w14:paraId="201CB7D9" w14:textId="77777777" w:rsidR="00E7020B" w:rsidRDefault="00E7020B" w:rsidP="00E7020B">
      <w:pPr>
        <w:pStyle w:val="CommentText"/>
      </w:pPr>
      <w:r>
        <w:rPr>
          <w:rStyle w:val="CommentReference"/>
        </w:rPr>
        <w:annotationRef/>
      </w:r>
      <w:r>
        <w:t>No, because it’s the actions themselves that are being linked to the representation, not a separate representation for saliva sharers as a category.</w:t>
      </w:r>
    </w:p>
  </w:comment>
  <w:comment w:id="46" w:author="Hoch, Justine" w:date="2025-10-09T12:14:00Z" w:initials="JH">
    <w:p w14:paraId="6C813BC8" w14:textId="158F5D35" w:rsidR="00D60554" w:rsidRDefault="00D60554" w:rsidP="00D60554">
      <w:r>
        <w:rPr>
          <w:rStyle w:val="CommentReference"/>
        </w:rPr>
        <w:annotationRef/>
      </w:r>
      <w:r>
        <w:rPr>
          <w:sz w:val="20"/>
          <w:szCs w:val="20"/>
        </w:rPr>
        <w:t xml:space="preserve">comforters? </w:t>
      </w:r>
    </w:p>
  </w:comment>
  <w:comment w:id="47" w:author="Benton, Deon" w:date="2025-10-10T12:07:00Z" w:initials="DB">
    <w:p w14:paraId="1AC5F9C4" w14:textId="77777777" w:rsidR="00E7020B" w:rsidRDefault="00E7020B" w:rsidP="00E7020B">
      <w:pPr>
        <w:pStyle w:val="CommentText"/>
      </w:pPr>
      <w:r>
        <w:rPr>
          <w:rStyle w:val="CommentReference"/>
        </w:rPr>
        <w:annotationRef/>
      </w:r>
      <w:r>
        <w:t>Same as above.</w:t>
      </w:r>
    </w:p>
  </w:comment>
  <w:comment w:id="65" w:author="Hoch, Justine" w:date="2025-10-09T11:53:00Z" w:initials="JH">
    <w:p w14:paraId="6C9C46FC" w14:textId="3F332DEE" w:rsidR="00CB2729" w:rsidRDefault="00CB2729" w:rsidP="00CB2729">
      <w:r>
        <w:rPr>
          <w:rStyle w:val="CommentReference"/>
        </w:rPr>
        <w:annotationRef/>
      </w:r>
      <w:r>
        <w:rPr>
          <w:sz w:val="20"/>
          <w:szCs w:val="20"/>
        </w:rPr>
        <w:t xml:space="preserve">I have a question again! I think I'm bad at mental representations. </w:t>
      </w:r>
    </w:p>
    <w:p w14:paraId="425C3220" w14:textId="77777777" w:rsidR="00CB2729" w:rsidRDefault="00CB2729" w:rsidP="00CB2729"/>
    <w:p w14:paraId="374687FC" w14:textId="77777777" w:rsidR="00CB2729" w:rsidRDefault="00CB2729" w:rsidP="00CB2729">
      <w:r>
        <w:rPr>
          <w:sz w:val="20"/>
          <w:szCs w:val="20"/>
        </w:rPr>
        <w:t xml:space="preserve">Are babies building a mental representation of these events or of saliva sharers more generally? Like as a type or category of person? Likewise for comfort. </w:t>
      </w:r>
    </w:p>
  </w:comment>
  <w:comment w:id="66" w:author="Hoch, Justine" w:date="2025-10-09T12:00:00Z" w:initials="JH">
    <w:p w14:paraId="413903DB" w14:textId="77777777" w:rsidR="00CB2729" w:rsidRDefault="00CB2729" w:rsidP="00CB2729">
      <w:r>
        <w:rPr>
          <w:rStyle w:val="CommentReference"/>
        </w:rPr>
        <w:annotationRef/>
      </w:r>
      <w:r>
        <w:rPr>
          <w:sz w:val="20"/>
          <w:szCs w:val="20"/>
        </w:rPr>
        <w:t>Yeah I think I don't get this part.</w:t>
      </w:r>
    </w:p>
    <w:p w14:paraId="4355B848" w14:textId="77777777" w:rsidR="00CB2729" w:rsidRDefault="00CB2729" w:rsidP="00CB2729"/>
    <w:p w14:paraId="4A8B862F" w14:textId="77777777" w:rsidR="00CB2729" w:rsidRDefault="00CB2729" w:rsidP="00CB2729">
      <w:r>
        <w:rPr>
          <w:sz w:val="20"/>
          <w:szCs w:val="20"/>
        </w:rPr>
        <w:t xml:space="preserve">infants experience teaches them that some people are saliva sharers and some are comforters? we think these are sperate representations because they're not always the same people? </w:t>
      </w:r>
    </w:p>
    <w:p w14:paraId="65A7A5B8" w14:textId="77777777" w:rsidR="00CB2729" w:rsidRDefault="00CB2729" w:rsidP="00CB2729"/>
    <w:p w14:paraId="4E615E8A" w14:textId="77777777" w:rsidR="00CB2729" w:rsidRDefault="00CB2729" w:rsidP="00CB2729">
      <w:r>
        <w:rPr>
          <w:sz w:val="20"/>
          <w:szCs w:val="20"/>
        </w:rPr>
        <w:t xml:space="preserve">but for the most part they are overlapping so they get linked together? </w:t>
      </w:r>
    </w:p>
  </w:comment>
  <w:comment w:id="67" w:author="Benton, Deon" w:date="2025-10-10T11:19:00Z" w:initials="DB">
    <w:p w14:paraId="1E1A3B36" w14:textId="77777777" w:rsidR="00AB1E85" w:rsidRDefault="00AB1E85" w:rsidP="00AB1E85">
      <w:pPr>
        <w:pStyle w:val="CommentText"/>
      </w:pPr>
      <w:r>
        <w:rPr>
          <w:rStyle w:val="CommentReference"/>
        </w:rPr>
        <w:annotationRef/>
      </w:r>
      <w:r>
        <w:t>No, because they occur typically at different times. Saliva sharing might happen at T1 and comforting might happen at T2. Yet, because the same individuals are involved in both events, a common representation will form.</w:t>
      </w:r>
    </w:p>
  </w:comment>
  <w:comment w:id="33" w:author="Hoch, Justine" w:date="2025-10-09T13:06:00Z" w:initials="JH">
    <w:p w14:paraId="556596EA" w14:textId="664821F6" w:rsidR="00602F31" w:rsidRDefault="00602F31" w:rsidP="00602F31">
      <w:r>
        <w:rPr>
          <w:rStyle w:val="CommentReference"/>
        </w:rPr>
        <w:annotationRef/>
      </w:r>
      <w:r>
        <w:rPr>
          <w:sz w:val="20"/>
          <w:szCs w:val="20"/>
        </w:rPr>
        <w:t>I think I need to talk through this section with you. Apologies for my ignorance about mental representations</w:t>
      </w:r>
    </w:p>
  </w:comment>
  <w:comment w:id="34" w:author="Hoch, Justine" w:date="2025-10-09T13:07:00Z" w:initials="JH">
    <w:p w14:paraId="208C2E21" w14:textId="77777777" w:rsidR="00602F31" w:rsidRDefault="00602F31" w:rsidP="00602F31">
      <w:r>
        <w:rPr>
          <w:rStyle w:val="CommentReference"/>
        </w:rPr>
        <w:annotationRef/>
      </w:r>
      <w:r>
        <w:rPr>
          <w:sz w:val="20"/>
          <w:szCs w:val="20"/>
        </w:rPr>
        <w:t xml:space="preserve">I think my questions is something like: are these 2 representations that are getting associated with each other or are they merging into one? How would we know that? </w:t>
      </w:r>
    </w:p>
  </w:comment>
  <w:comment w:id="35" w:author="Benton, Deon" w:date="2025-10-10T12:07:00Z" w:initials="DB">
    <w:p w14:paraId="1874699F" w14:textId="77777777" w:rsidR="00E7020B" w:rsidRDefault="00E7020B" w:rsidP="00E7020B">
      <w:pPr>
        <w:pStyle w:val="CommentText"/>
      </w:pPr>
      <w:r>
        <w:rPr>
          <w:rStyle w:val="CommentReference"/>
        </w:rPr>
        <w:annotationRef/>
      </w:r>
      <w:r>
        <w:t>Happy to.</w:t>
      </w:r>
    </w:p>
  </w:comment>
  <w:comment w:id="71" w:author="Hoch, Justine" w:date="2025-10-09T13:23:00Z" w:initials="JH">
    <w:p w14:paraId="73CCCBCE" w14:textId="510EDA00" w:rsidR="00645E48" w:rsidRDefault="00645E48" w:rsidP="00645E48">
      <w:r>
        <w:rPr>
          <w:rStyle w:val="CommentReference"/>
        </w:rPr>
        <w:annotationRef/>
      </w:r>
      <w:r>
        <w:rPr>
          <w:sz w:val="20"/>
          <w:szCs w:val="20"/>
        </w:rPr>
        <w:t xml:space="preserve">i have a silly question: is this food part necessary? I understand why in the real world you would want to show that it's saliva and not food sharing that is important, but if we believe that, do we also need to model the food? Like why not model just saliva sharing events rather than food sharing events? </w:t>
      </w:r>
    </w:p>
  </w:comment>
  <w:comment w:id="72" w:author="Benton, Deon" w:date="2025-10-10T11:24:00Z" w:initials="DB">
    <w:p w14:paraId="63AD9F27" w14:textId="77777777" w:rsidR="00D26A93" w:rsidRDefault="00D26A93" w:rsidP="00D26A93">
      <w:pPr>
        <w:pStyle w:val="CommentText"/>
      </w:pPr>
      <w:r>
        <w:rPr>
          <w:rStyle w:val="CommentReference"/>
        </w:rPr>
        <w:annotationRef/>
      </w:r>
      <w:r>
        <w:t>Yes! It helps to model one of Thomas’ experiments. But it’s also important to provide independent evidence that the model learns to ignore food and focus on saliva sharing.</w:t>
      </w:r>
    </w:p>
  </w:comment>
  <w:comment w:id="73" w:author="Hoch, Justine" w:date="2025-10-09T13:26:00Z" w:initials="JH">
    <w:p w14:paraId="6371374C" w14:textId="0DB963A3" w:rsidR="00645E48" w:rsidRDefault="00645E48" w:rsidP="00645E48">
      <w:r>
        <w:rPr>
          <w:rStyle w:val="CommentReference"/>
        </w:rPr>
        <w:annotationRef/>
      </w:r>
      <w:r>
        <w:rPr>
          <w:sz w:val="20"/>
          <w:szCs w:val="20"/>
        </w:rPr>
        <w:t xml:space="preserve">ok maybe this answers my food question. you don't need to model the food, but you did because Thomas did? </w:t>
      </w:r>
    </w:p>
  </w:comment>
  <w:comment w:id="74" w:author="Benton, Deon" w:date="2025-10-10T11:25:00Z" w:initials="DB">
    <w:p w14:paraId="0D178016" w14:textId="77777777" w:rsidR="00D26A93" w:rsidRDefault="00D26A93" w:rsidP="00D26A93">
      <w:pPr>
        <w:pStyle w:val="CommentText"/>
      </w:pPr>
      <w:r>
        <w:rPr>
          <w:rStyle w:val="CommentReference"/>
        </w:rPr>
        <w:annotationRef/>
      </w:r>
      <w:r>
        <w:t>Correct.</w:t>
      </w:r>
    </w:p>
  </w:comment>
  <w:comment w:id="75" w:author="Hoch, Justine" w:date="2025-10-09T14:32:00Z" w:initials="JH">
    <w:p w14:paraId="5053A317" w14:textId="245178F3" w:rsidR="00ED3ABD" w:rsidRDefault="00ED3ABD" w:rsidP="00ED3ABD">
      <w:r>
        <w:rPr>
          <w:rStyle w:val="CommentReference"/>
        </w:rPr>
        <w:annotationRef/>
      </w:r>
      <w:r>
        <w:rPr>
          <w:sz w:val="20"/>
          <w:szCs w:val="20"/>
        </w:rPr>
        <w:t>ok this sounds a new 3rd representation is created that includes information about saliva sharing and comfort. I think I'm confused about what is happening to the representations (do they get linked? merge? get attached to a third representation?)</w:t>
      </w:r>
    </w:p>
  </w:comment>
  <w:comment w:id="76" w:author="Benton, Deon" w:date="2025-10-10T11:27:00Z" w:initials="DB">
    <w:p w14:paraId="3C3C1E57" w14:textId="77777777" w:rsidR="00D26A93" w:rsidRDefault="00D26A93" w:rsidP="00D26A93">
      <w:pPr>
        <w:pStyle w:val="CommentText"/>
      </w:pPr>
      <w:r>
        <w:rPr>
          <w:rStyle w:val="CommentReference"/>
        </w:rPr>
        <w:annotationRef/>
      </w:r>
      <w:r>
        <w:t xml:space="preserve">Two actions and one representation. </w:t>
      </w:r>
    </w:p>
  </w:comment>
  <w:comment w:id="79" w:author="Hoch, Justine" w:date="2025-10-09T14:34:00Z" w:initials="JH">
    <w:p w14:paraId="585AB611" w14:textId="7CC6B449" w:rsidR="00ED3ABD" w:rsidRDefault="00ED3ABD" w:rsidP="00ED3ABD">
      <w:r>
        <w:rPr>
          <w:rStyle w:val="CommentReference"/>
        </w:rPr>
        <w:annotationRef/>
      </w:r>
      <w:r>
        <w:rPr>
          <w:sz w:val="20"/>
          <w:szCs w:val="20"/>
        </w:rPr>
        <w:t xml:space="preserve">wondering if this would be better framed as something like "our conceptual account implies that  this other thing would be true" </w:t>
      </w:r>
    </w:p>
  </w:comment>
  <w:comment w:id="80" w:author="Benton, Deon" w:date="2025-10-10T11:27:00Z" w:initials="DB">
    <w:p w14:paraId="7C68A129" w14:textId="77777777" w:rsidR="00D26A93" w:rsidRDefault="00D26A93" w:rsidP="00D26A93">
      <w:pPr>
        <w:pStyle w:val="CommentText"/>
      </w:pPr>
      <w:r>
        <w:rPr>
          <w:rStyle w:val="CommentReference"/>
        </w:rPr>
        <w:annotationRef/>
      </w:r>
      <w:r>
        <w:t>Great idea. How do you like what I wrote?</w:t>
      </w:r>
    </w:p>
  </w:comment>
  <w:comment w:id="94" w:author="Hoch, Justine" w:date="2025-10-09T15:00:00Z" w:initials="JH">
    <w:p w14:paraId="278DF647" w14:textId="51363392" w:rsidR="00F50C98" w:rsidRDefault="00F50C98" w:rsidP="00F50C98">
      <w:r>
        <w:rPr>
          <w:rStyle w:val="CommentReference"/>
        </w:rPr>
        <w:annotationRef/>
      </w:r>
      <w:r>
        <w:rPr>
          <w:sz w:val="20"/>
          <w:szCs w:val="20"/>
        </w:rPr>
        <w:t xml:space="preserve">I'm confused by the test here, </w:t>
      </w:r>
    </w:p>
    <w:p w14:paraId="0C2DCEE6" w14:textId="77777777" w:rsidR="00F50C98" w:rsidRDefault="00F50C98" w:rsidP="00F50C98"/>
    <w:p w14:paraId="5466FD82" w14:textId="77777777" w:rsidR="00F50C98" w:rsidRDefault="00F50C98" w:rsidP="00F50C98">
      <w:r>
        <w:rPr>
          <w:sz w:val="20"/>
          <w:szCs w:val="20"/>
        </w:rPr>
        <w:t xml:space="preserve">for the first sim, they saw the character show distress and then either the saliva sharer or the non saliva sharer coming to comfort (I think) and the model had less error when it was the saliva sharer suggesting that this is what was expected </w:t>
      </w:r>
    </w:p>
    <w:p w14:paraId="0E1847A9" w14:textId="77777777" w:rsidR="00F50C98" w:rsidRDefault="00F50C98" w:rsidP="00F50C98"/>
    <w:p w14:paraId="5481D34B" w14:textId="77777777" w:rsidR="00F50C98" w:rsidRDefault="00F50C98" w:rsidP="00F50C98">
      <w:r>
        <w:rPr>
          <w:sz w:val="20"/>
          <w:szCs w:val="20"/>
        </w:rPr>
        <w:t xml:space="preserve">for the 2nd sim, the model saw one agent comfort the central character when distressed but the other agent did not provide comfort. </w:t>
      </w:r>
    </w:p>
    <w:p w14:paraId="1393C73B" w14:textId="77777777" w:rsidR="00F50C98" w:rsidRDefault="00F50C98" w:rsidP="00F50C98"/>
    <w:p w14:paraId="274ED3E3" w14:textId="77777777" w:rsidR="00F50C98" w:rsidRDefault="00F50C98" w:rsidP="00F50C98">
      <w:r>
        <w:rPr>
          <w:sz w:val="20"/>
          <w:szCs w:val="20"/>
        </w:rPr>
        <w:t xml:space="preserve">then shouldn't the test be that the central agent sees a saliva sharing event with the former comforter and the non former comforter and we measure which one the model expected? </w:t>
      </w:r>
    </w:p>
    <w:p w14:paraId="162380D0" w14:textId="77777777" w:rsidR="00F50C98" w:rsidRDefault="00F50C98" w:rsidP="00F50C98"/>
    <w:p w14:paraId="7F25D517" w14:textId="77777777" w:rsidR="00F50C98" w:rsidRDefault="00F50C98" w:rsidP="00F50C98">
      <w:r>
        <w:rPr>
          <w:sz w:val="20"/>
          <w:szCs w:val="20"/>
        </w:rPr>
        <w:t xml:space="preserve">I think I don't understand why they are seeing a non-saliva sharing event. </w:t>
      </w:r>
    </w:p>
  </w:comment>
  <w:comment w:id="95" w:author="Hoch, Justine" w:date="2025-10-09T15:08:00Z" w:initials="JH">
    <w:p w14:paraId="3F1F30C1" w14:textId="77777777" w:rsidR="009963F9" w:rsidRDefault="009963F9" w:rsidP="009963F9">
      <w:r>
        <w:rPr>
          <w:rStyle w:val="CommentReference"/>
        </w:rPr>
        <w:annotationRef/>
      </w:r>
      <w:r>
        <w:rPr>
          <w:sz w:val="20"/>
          <w:szCs w:val="20"/>
        </w:rPr>
        <w:t xml:space="preserve">should black/grey bars here be "comforter" and "non-comforter"? </w:t>
      </w:r>
    </w:p>
  </w:comment>
  <w:comment w:id="96" w:author="Hoch, Justine" w:date="2025-10-09T15:13:00Z" w:initials="JH">
    <w:p w14:paraId="575F0BFF" w14:textId="77777777" w:rsidR="00AF6173" w:rsidRDefault="00AF6173" w:rsidP="00AF6173">
      <w:r>
        <w:rPr>
          <w:rStyle w:val="CommentReference"/>
        </w:rPr>
        <w:annotationRef/>
      </w:r>
      <w:r>
        <w:rPr>
          <w:sz w:val="20"/>
          <w:szCs w:val="20"/>
        </w:rPr>
        <w:t xml:space="preserve">maybe another way of stating my confusion: why would babies not expect ball sharing from a non comforter? </w:t>
      </w:r>
    </w:p>
  </w:comment>
  <w:comment w:id="97" w:author="Benton, Deon" w:date="2025-10-10T11:33:00Z" w:initials="DB">
    <w:p w14:paraId="5B457D73" w14:textId="77777777" w:rsidR="00D26A93" w:rsidRDefault="00D26A93" w:rsidP="00D26A93">
      <w:pPr>
        <w:pStyle w:val="CommentText"/>
      </w:pPr>
      <w:r>
        <w:rPr>
          <w:rStyle w:val="CommentReference"/>
        </w:rPr>
        <w:annotationRef/>
      </w:r>
      <w:r>
        <w:t>Great catch. The simulation was as you described. I made a mistake in describing the simulation here. It’s fixed now.</w:t>
      </w:r>
    </w:p>
  </w:comment>
  <w:comment w:id="99" w:author="Hoch, Justine" w:date="2025-10-09T14:54:00Z" w:initials="JH">
    <w:p w14:paraId="372F9EED" w14:textId="013B8EAF" w:rsidR="00F50C98" w:rsidRDefault="00F50C98" w:rsidP="00F50C98">
      <w:r>
        <w:rPr>
          <w:rStyle w:val="CommentReference"/>
        </w:rPr>
        <w:annotationRef/>
      </w:r>
      <w:r>
        <w:rPr>
          <w:sz w:val="20"/>
          <w:szCs w:val="20"/>
        </w:rPr>
        <w:t xml:space="preserve">I feel surprised that these are different! </w:t>
      </w:r>
    </w:p>
  </w:comment>
  <w:comment w:id="100" w:author="Benton, Deon" w:date="2025-10-10T11:58:00Z" w:initials="DB">
    <w:p w14:paraId="3E14FB42" w14:textId="77777777" w:rsidR="00DC18A0" w:rsidRDefault="00DC18A0" w:rsidP="00DC18A0">
      <w:pPr>
        <w:pStyle w:val="CommentText"/>
      </w:pPr>
      <w:r>
        <w:rPr>
          <w:rStyle w:val="CommentReference"/>
        </w:rPr>
        <w:annotationRef/>
      </w:r>
      <w:r>
        <w:t>I imagine that reviewers might also be confused, so I included a little text that hopefully clarifies how this can be the case.</w:t>
      </w:r>
    </w:p>
  </w:comment>
  <w:comment w:id="108" w:author="Hoch, Justine" w:date="2025-10-09T15:21:00Z" w:initials="JH">
    <w:p w14:paraId="0426B045" w14:textId="65C3D47F" w:rsidR="00AF6173" w:rsidRDefault="00AF6173" w:rsidP="00AF6173">
      <w:r>
        <w:rPr>
          <w:rStyle w:val="CommentReference"/>
        </w:rPr>
        <w:annotationRef/>
      </w:r>
      <w:r>
        <w:rPr>
          <w:sz w:val="20"/>
          <w:szCs w:val="20"/>
        </w:rPr>
        <w:t>This part feels a little repetitive with the earlier study discussions. I wonder if it could be shortened to a few summary lines</w:t>
      </w:r>
    </w:p>
  </w:comment>
  <w:comment w:id="109" w:author="Benton, Deon" w:date="2025-10-10T12:06:00Z" w:initials="DB">
    <w:p w14:paraId="02E3CC05" w14:textId="77777777" w:rsidR="00E7020B" w:rsidRDefault="00E7020B" w:rsidP="00E7020B">
      <w:pPr>
        <w:pStyle w:val="CommentText"/>
      </w:pPr>
      <w:r>
        <w:rPr>
          <w:rStyle w:val="CommentReference"/>
        </w:rPr>
        <w:annotationRef/>
      </w:r>
      <w:r>
        <w:t>Better?</w:t>
      </w:r>
    </w:p>
  </w:comment>
  <w:comment w:id="117" w:author="Hoch, Justine" w:date="2025-10-09T15:19:00Z" w:initials="JH">
    <w:p w14:paraId="48735C07" w14:textId="3B3211D4" w:rsidR="00AF6173" w:rsidRDefault="00AF6173" w:rsidP="00AF6173">
      <w:r>
        <w:rPr>
          <w:rStyle w:val="CommentReference"/>
        </w:rPr>
        <w:annotationRef/>
      </w:r>
      <w:r>
        <w:rPr>
          <w:sz w:val="20"/>
          <w:szCs w:val="20"/>
        </w:rPr>
        <w:t>wait why not! i thought it did :')</w:t>
      </w:r>
    </w:p>
  </w:comment>
  <w:comment w:id="118" w:author="Benton, Deon" w:date="2025-10-10T11:58:00Z" w:initials="DB">
    <w:p w14:paraId="52DF0094" w14:textId="77777777" w:rsidR="00DC18A0" w:rsidRDefault="00DC18A0" w:rsidP="00DC18A0">
      <w:pPr>
        <w:pStyle w:val="CommentText"/>
      </w:pPr>
      <w:r>
        <w:rPr>
          <w:rStyle w:val="CommentReference"/>
        </w:rPr>
        <w:annotationRef/>
      </w:r>
      <w:r>
        <w:t xml:space="preserve">The model cannot show that infants, in fact, use associative learning. The model simply shows that an associative learning mechanism can explain the data.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35FD8A" w15:done="0"/>
  <w15:commentEx w15:paraId="338137AB" w15:paraIdParent="6035FD8A" w15:done="0"/>
  <w15:commentEx w15:paraId="5583E9A4" w15:paraIdParent="6035FD8A" w15:done="0"/>
  <w15:commentEx w15:paraId="3B3C15BB" w15:done="0"/>
  <w15:commentEx w15:paraId="6824F914" w15:paraIdParent="3B3C15BB" w15:done="0"/>
  <w15:commentEx w15:paraId="2BB49319" w15:done="0"/>
  <w15:commentEx w15:paraId="297666D3" w15:paraIdParent="2BB49319" w15:done="0"/>
  <w15:commentEx w15:paraId="375E24C9" w15:done="0"/>
  <w15:commentEx w15:paraId="201CB7D9" w15:paraIdParent="375E24C9" w15:done="0"/>
  <w15:commentEx w15:paraId="6C813BC8" w15:done="0"/>
  <w15:commentEx w15:paraId="1AC5F9C4" w15:paraIdParent="6C813BC8" w15:done="0"/>
  <w15:commentEx w15:paraId="374687FC" w15:done="0"/>
  <w15:commentEx w15:paraId="4E615E8A" w15:paraIdParent="374687FC" w15:done="0"/>
  <w15:commentEx w15:paraId="1E1A3B36" w15:paraIdParent="374687FC" w15:done="0"/>
  <w15:commentEx w15:paraId="556596EA" w15:done="0"/>
  <w15:commentEx w15:paraId="208C2E21" w15:paraIdParent="556596EA" w15:done="0"/>
  <w15:commentEx w15:paraId="1874699F" w15:paraIdParent="556596EA" w15:done="0"/>
  <w15:commentEx w15:paraId="73CCCBCE" w15:done="0"/>
  <w15:commentEx w15:paraId="63AD9F27" w15:paraIdParent="73CCCBCE" w15:done="0"/>
  <w15:commentEx w15:paraId="6371374C" w15:done="0"/>
  <w15:commentEx w15:paraId="0D178016" w15:paraIdParent="6371374C" w15:done="0"/>
  <w15:commentEx w15:paraId="5053A317" w15:done="0"/>
  <w15:commentEx w15:paraId="3C3C1E57" w15:paraIdParent="5053A317" w15:done="0"/>
  <w15:commentEx w15:paraId="585AB611" w15:done="0"/>
  <w15:commentEx w15:paraId="7C68A129" w15:paraIdParent="585AB611" w15:done="0"/>
  <w15:commentEx w15:paraId="7F25D517" w15:done="0"/>
  <w15:commentEx w15:paraId="3F1F30C1" w15:paraIdParent="7F25D517" w15:done="0"/>
  <w15:commentEx w15:paraId="575F0BFF" w15:paraIdParent="7F25D517" w15:done="0"/>
  <w15:commentEx w15:paraId="5B457D73" w15:paraIdParent="7F25D517" w15:done="0"/>
  <w15:commentEx w15:paraId="372F9EED" w15:done="0"/>
  <w15:commentEx w15:paraId="3E14FB42" w15:paraIdParent="372F9EED" w15:done="0"/>
  <w15:commentEx w15:paraId="0426B045" w15:done="0"/>
  <w15:commentEx w15:paraId="02E3CC05" w15:paraIdParent="0426B045" w15:done="0"/>
  <w15:commentEx w15:paraId="48735C07" w15:done="0"/>
  <w15:commentEx w15:paraId="52DF0094" w15:paraIdParent="48735C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85AEC0" w16cex:dateUtc="2025-10-01T21:19:00Z"/>
  <w16cex:commentExtensible w16cex:durableId="05425419" w16cex:dateUtc="2025-10-07T21:07:00Z"/>
  <w16cex:commentExtensible w16cex:durableId="15D103D9" w16cex:dateUtc="2025-10-10T15:43:00Z"/>
  <w16cex:commentExtensible w16cex:durableId="1CB0018F" w16cex:dateUtc="2025-10-07T21:08:00Z"/>
  <w16cex:commentExtensible w16cex:durableId="102D805A" w16cex:dateUtc="2025-10-10T17:07:00Z"/>
  <w16cex:commentExtensible w16cex:durableId="732FA47A" w16cex:dateUtc="2025-10-07T21:55:00Z"/>
  <w16cex:commentExtensible w16cex:durableId="5C7A7B23" w16cex:dateUtc="2025-10-10T15:50:00Z"/>
  <w16cex:commentExtensible w16cex:durableId="3264ED71" w16cex:dateUtc="2025-10-09T17:13:00Z"/>
  <w16cex:commentExtensible w16cex:durableId="73464BB7" w16cex:dateUtc="2025-10-10T17:07:00Z"/>
  <w16cex:commentExtensible w16cex:durableId="7F3E0C49" w16cex:dateUtc="2025-10-09T17:14:00Z"/>
  <w16cex:commentExtensible w16cex:durableId="7B0CF65A" w16cex:dateUtc="2025-10-10T17:07:00Z"/>
  <w16cex:commentExtensible w16cex:durableId="07FA3350" w16cex:dateUtc="2025-10-09T16:53:00Z"/>
  <w16cex:commentExtensible w16cex:durableId="72E847A0" w16cex:dateUtc="2025-10-09T17:00:00Z"/>
  <w16cex:commentExtensible w16cex:durableId="53017484" w16cex:dateUtc="2025-10-10T16:19:00Z"/>
  <w16cex:commentExtensible w16cex:durableId="553B6292" w16cex:dateUtc="2025-10-09T18:06:00Z"/>
  <w16cex:commentExtensible w16cex:durableId="71A82F7C" w16cex:dateUtc="2025-10-09T18:07:00Z"/>
  <w16cex:commentExtensible w16cex:durableId="0821F72F" w16cex:dateUtc="2025-10-10T17:07:00Z"/>
  <w16cex:commentExtensible w16cex:durableId="4015C7B2" w16cex:dateUtc="2025-10-09T18:23:00Z"/>
  <w16cex:commentExtensible w16cex:durableId="232364B6" w16cex:dateUtc="2025-10-10T16:24:00Z"/>
  <w16cex:commentExtensible w16cex:durableId="1F394836" w16cex:dateUtc="2025-10-09T18:26:00Z"/>
  <w16cex:commentExtensible w16cex:durableId="0872ABC2" w16cex:dateUtc="2025-10-10T16:25:00Z"/>
  <w16cex:commentExtensible w16cex:durableId="70458DE0" w16cex:dateUtc="2025-10-09T19:32:00Z"/>
  <w16cex:commentExtensible w16cex:durableId="48811B54" w16cex:dateUtc="2025-10-10T16:27:00Z"/>
  <w16cex:commentExtensible w16cex:durableId="68F65573" w16cex:dateUtc="2025-10-09T19:34:00Z"/>
  <w16cex:commentExtensible w16cex:durableId="62DA0BF3" w16cex:dateUtc="2025-10-10T16:27:00Z"/>
  <w16cex:commentExtensible w16cex:durableId="0F840AD5" w16cex:dateUtc="2025-10-09T20:00:00Z"/>
  <w16cex:commentExtensible w16cex:durableId="771F8D0B" w16cex:dateUtc="2025-10-09T20:08:00Z"/>
  <w16cex:commentExtensible w16cex:durableId="7A25CE5E" w16cex:dateUtc="2025-10-09T20:13:00Z"/>
  <w16cex:commentExtensible w16cex:durableId="666619B3" w16cex:dateUtc="2025-10-10T16:33:00Z"/>
  <w16cex:commentExtensible w16cex:durableId="20545EED" w16cex:dateUtc="2025-10-09T19:54:00Z"/>
  <w16cex:commentExtensible w16cex:durableId="0F5DE60A" w16cex:dateUtc="2025-10-10T16:58:00Z"/>
  <w16cex:commentExtensible w16cex:durableId="7CFAC92B" w16cex:dateUtc="2025-10-09T20:21:00Z"/>
  <w16cex:commentExtensible w16cex:durableId="3683F697" w16cex:dateUtc="2025-10-10T17:06:00Z"/>
  <w16cex:commentExtensible w16cex:durableId="19757978" w16cex:dateUtc="2025-10-09T20:19:00Z"/>
  <w16cex:commentExtensible w16cex:durableId="5184FB02" w16cex:dateUtc="2025-10-10T16: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35FD8A" w16cid:durableId="3B85AEC0"/>
  <w16cid:commentId w16cid:paraId="338137AB" w16cid:durableId="05425419"/>
  <w16cid:commentId w16cid:paraId="5583E9A4" w16cid:durableId="15D103D9"/>
  <w16cid:commentId w16cid:paraId="3B3C15BB" w16cid:durableId="1CB0018F"/>
  <w16cid:commentId w16cid:paraId="6824F914" w16cid:durableId="102D805A"/>
  <w16cid:commentId w16cid:paraId="2BB49319" w16cid:durableId="732FA47A"/>
  <w16cid:commentId w16cid:paraId="297666D3" w16cid:durableId="5C7A7B23"/>
  <w16cid:commentId w16cid:paraId="375E24C9" w16cid:durableId="3264ED71"/>
  <w16cid:commentId w16cid:paraId="201CB7D9" w16cid:durableId="73464BB7"/>
  <w16cid:commentId w16cid:paraId="6C813BC8" w16cid:durableId="7F3E0C49"/>
  <w16cid:commentId w16cid:paraId="1AC5F9C4" w16cid:durableId="7B0CF65A"/>
  <w16cid:commentId w16cid:paraId="374687FC" w16cid:durableId="07FA3350"/>
  <w16cid:commentId w16cid:paraId="4E615E8A" w16cid:durableId="72E847A0"/>
  <w16cid:commentId w16cid:paraId="1E1A3B36" w16cid:durableId="53017484"/>
  <w16cid:commentId w16cid:paraId="556596EA" w16cid:durableId="553B6292"/>
  <w16cid:commentId w16cid:paraId="208C2E21" w16cid:durableId="71A82F7C"/>
  <w16cid:commentId w16cid:paraId="1874699F" w16cid:durableId="0821F72F"/>
  <w16cid:commentId w16cid:paraId="73CCCBCE" w16cid:durableId="4015C7B2"/>
  <w16cid:commentId w16cid:paraId="63AD9F27" w16cid:durableId="232364B6"/>
  <w16cid:commentId w16cid:paraId="6371374C" w16cid:durableId="1F394836"/>
  <w16cid:commentId w16cid:paraId="0D178016" w16cid:durableId="0872ABC2"/>
  <w16cid:commentId w16cid:paraId="5053A317" w16cid:durableId="70458DE0"/>
  <w16cid:commentId w16cid:paraId="3C3C1E57" w16cid:durableId="48811B54"/>
  <w16cid:commentId w16cid:paraId="585AB611" w16cid:durableId="68F65573"/>
  <w16cid:commentId w16cid:paraId="7C68A129" w16cid:durableId="62DA0BF3"/>
  <w16cid:commentId w16cid:paraId="7F25D517" w16cid:durableId="0F840AD5"/>
  <w16cid:commentId w16cid:paraId="3F1F30C1" w16cid:durableId="771F8D0B"/>
  <w16cid:commentId w16cid:paraId="575F0BFF" w16cid:durableId="7A25CE5E"/>
  <w16cid:commentId w16cid:paraId="5B457D73" w16cid:durableId="666619B3"/>
  <w16cid:commentId w16cid:paraId="372F9EED" w16cid:durableId="20545EED"/>
  <w16cid:commentId w16cid:paraId="3E14FB42" w16cid:durableId="0F5DE60A"/>
  <w16cid:commentId w16cid:paraId="0426B045" w16cid:durableId="7CFAC92B"/>
  <w16cid:commentId w16cid:paraId="02E3CC05" w16cid:durableId="3683F697"/>
  <w16cid:commentId w16cid:paraId="48735C07" w16cid:durableId="19757978"/>
  <w16cid:commentId w16cid:paraId="52DF0094" w16cid:durableId="5184FB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ADAB1" w14:textId="77777777" w:rsidR="00983EF6" w:rsidRDefault="00983EF6">
      <w:pPr>
        <w:spacing w:after="0" w:line="240" w:lineRule="auto"/>
      </w:pPr>
      <w:r>
        <w:separator/>
      </w:r>
    </w:p>
  </w:endnote>
  <w:endnote w:type="continuationSeparator" w:id="0">
    <w:p w14:paraId="1BC8EBCD" w14:textId="77777777" w:rsidR="00983EF6" w:rsidRDefault="00983E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5E925" w14:textId="77777777" w:rsidR="00983EF6" w:rsidRDefault="00983EF6">
      <w:pPr>
        <w:spacing w:after="0" w:line="240" w:lineRule="auto"/>
      </w:pPr>
      <w:r>
        <w:separator/>
      </w:r>
    </w:p>
  </w:footnote>
  <w:footnote w:type="continuationSeparator" w:id="0">
    <w:p w14:paraId="06C79F33" w14:textId="77777777" w:rsidR="00983EF6" w:rsidRDefault="00983E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29E97" w14:textId="77777777" w:rsidR="00BC43BA" w:rsidRPr="002456DD" w:rsidRDefault="00000000">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Pr="002456DD">
          <w:rPr>
            <w:rFonts w:ascii="Times New Roman" w:hAnsi="Times New Roman" w:cs="Times New Roman"/>
          </w:rPr>
          <w:fldChar w:fldCharType="begin"/>
        </w:r>
        <w:r w:rsidRPr="002456DD">
          <w:rPr>
            <w:rFonts w:ascii="Times New Roman" w:hAnsi="Times New Roman" w:cs="Times New Roman"/>
          </w:rPr>
          <w:instrText xml:space="preserve"> PAGE   \* MERGEFORMAT </w:instrText>
        </w:r>
        <w:r w:rsidRPr="002456DD">
          <w:rPr>
            <w:rFonts w:ascii="Times New Roman" w:hAnsi="Times New Roman" w:cs="Times New Roman"/>
          </w:rPr>
          <w:fldChar w:fldCharType="separate"/>
        </w:r>
        <w:r w:rsidRPr="002456DD">
          <w:rPr>
            <w:rFonts w:ascii="Times New Roman" w:hAnsi="Times New Roman" w:cs="Times New Roman"/>
            <w:noProof/>
          </w:rPr>
          <w:t>2</w:t>
        </w:r>
        <w:r w:rsidRPr="002456DD">
          <w:rPr>
            <w:rFonts w:ascii="Times New Roman" w:hAnsi="Times New Roman" w:cs="Times New Roman"/>
            <w:noProof/>
          </w:rPr>
          <w:fldChar w:fldCharType="end"/>
        </w:r>
      </w:sdtContent>
    </w:sdt>
  </w:p>
  <w:p w14:paraId="667AD00F" w14:textId="77777777" w:rsidR="00BC43BA" w:rsidRPr="002456DD" w:rsidRDefault="00BC43BA">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08EE9" w14:textId="77777777" w:rsidR="00BC43BA" w:rsidRPr="00391C7E" w:rsidRDefault="00000000">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4A72211" w14:textId="77777777" w:rsidR="00BC43BA" w:rsidRPr="00391C7E" w:rsidRDefault="00BC43BA">
    <w:pPr>
      <w:pStyle w:val="Header"/>
      <w:rPr>
        <w:rFonts w:ascii="Times New Roman" w:hAnsi="Times New Roman" w:cs="Times New Roman"/>
      </w:rP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och, Justine">
    <w15:presenceInfo w15:providerId="AD" w15:userId="S::justine.hoch.1@vanderbilt.edu::1a520f61-a71e-4e12-b9eb-1dfffea4d341"/>
  </w15:person>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84C"/>
    <w:rsid w:val="00002233"/>
    <w:rsid w:val="00003428"/>
    <w:rsid w:val="00007DE4"/>
    <w:rsid w:val="00022D8F"/>
    <w:rsid w:val="00034F4F"/>
    <w:rsid w:val="000355C4"/>
    <w:rsid w:val="000368FB"/>
    <w:rsid w:val="00043690"/>
    <w:rsid w:val="000655DD"/>
    <w:rsid w:val="00072A11"/>
    <w:rsid w:val="00073AAC"/>
    <w:rsid w:val="00075C7F"/>
    <w:rsid w:val="00075D4D"/>
    <w:rsid w:val="00092624"/>
    <w:rsid w:val="00097B23"/>
    <w:rsid w:val="000A62DE"/>
    <w:rsid w:val="000C6522"/>
    <w:rsid w:val="000C6B49"/>
    <w:rsid w:val="000C71C0"/>
    <w:rsid w:val="000E0934"/>
    <w:rsid w:val="000E70E0"/>
    <w:rsid w:val="000F1636"/>
    <w:rsid w:val="000F454F"/>
    <w:rsid w:val="001101E1"/>
    <w:rsid w:val="001152B0"/>
    <w:rsid w:val="0013375A"/>
    <w:rsid w:val="00136405"/>
    <w:rsid w:val="001501A1"/>
    <w:rsid w:val="00156EF7"/>
    <w:rsid w:val="00161ACE"/>
    <w:rsid w:val="001654E4"/>
    <w:rsid w:val="001660C9"/>
    <w:rsid w:val="001862BC"/>
    <w:rsid w:val="00192A04"/>
    <w:rsid w:val="0019514F"/>
    <w:rsid w:val="001A7165"/>
    <w:rsid w:val="001D380C"/>
    <w:rsid w:val="001D4882"/>
    <w:rsid w:val="001E15B9"/>
    <w:rsid w:val="001E2C07"/>
    <w:rsid w:val="001F2A81"/>
    <w:rsid w:val="0021246C"/>
    <w:rsid w:val="00222975"/>
    <w:rsid w:val="00236717"/>
    <w:rsid w:val="00242069"/>
    <w:rsid w:val="00243045"/>
    <w:rsid w:val="00247F3E"/>
    <w:rsid w:val="002527BE"/>
    <w:rsid w:val="00287FC4"/>
    <w:rsid w:val="0029682F"/>
    <w:rsid w:val="002A18EE"/>
    <w:rsid w:val="002B1011"/>
    <w:rsid w:val="002B1C32"/>
    <w:rsid w:val="002C0452"/>
    <w:rsid w:val="002C21DF"/>
    <w:rsid w:val="002D3499"/>
    <w:rsid w:val="002E2217"/>
    <w:rsid w:val="002E3888"/>
    <w:rsid w:val="002F406A"/>
    <w:rsid w:val="002F7EA2"/>
    <w:rsid w:val="0032017A"/>
    <w:rsid w:val="00326E1A"/>
    <w:rsid w:val="0033048C"/>
    <w:rsid w:val="003312AA"/>
    <w:rsid w:val="00336AC9"/>
    <w:rsid w:val="00344D83"/>
    <w:rsid w:val="00357E16"/>
    <w:rsid w:val="00383B70"/>
    <w:rsid w:val="003B0649"/>
    <w:rsid w:val="003B1CCB"/>
    <w:rsid w:val="003B37FF"/>
    <w:rsid w:val="003C31A2"/>
    <w:rsid w:val="003C5B7B"/>
    <w:rsid w:val="003D2A5E"/>
    <w:rsid w:val="003D35DC"/>
    <w:rsid w:val="003E7415"/>
    <w:rsid w:val="003F1DFF"/>
    <w:rsid w:val="00400434"/>
    <w:rsid w:val="00414BA9"/>
    <w:rsid w:val="00421745"/>
    <w:rsid w:val="00421CA9"/>
    <w:rsid w:val="00425DE4"/>
    <w:rsid w:val="00427D3C"/>
    <w:rsid w:val="00430E29"/>
    <w:rsid w:val="00446E67"/>
    <w:rsid w:val="0045169B"/>
    <w:rsid w:val="004562C3"/>
    <w:rsid w:val="004574E7"/>
    <w:rsid w:val="004600F6"/>
    <w:rsid w:val="004610DF"/>
    <w:rsid w:val="0046384C"/>
    <w:rsid w:val="00465F10"/>
    <w:rsid w:val="004674E9"/>
    <w:rsid w:val="00467655"/>
    <w:rsid w:val="0047495F"/>
    <w:rsid w:val="004A2A7E"/>
    <w:rsid w:val="004A7927"/>
    <w:rsid w:val="004B59BB"/>
    <w:rsid w:val="004C3585"/>
    <w:rsid w:val="004D57B0"/>
    <w:rsid w:val="004E5234"/>
    <w:rsid w:val="004F3D22"/>
    <w:rsid w:val="004F3D7E"/>
    <w:rsid w:val="005162E0"/>
    <w:rsid w:val="00516B4F"/>
    <w:rsid w:val="00533AE8"/>
    <w:rsid w:val="005531B2"/>
    <w:rsid w:val="005656C9"/>
    <w:rsid w:val="00567FD5"/>
    <w:rsid w:val="00585F4E"/>
    <w:rsid w:val="005865EC"/>
    <w:rsid w:val="0058726F"/>
    <w:rsid w:val="005A03E9"/>
    <w:rsid w:val="005B2C08"/>
    <w:rsid w:val="005B78DB"/>
    <w:rsid w:val="005C0044"/>
    <w:rsid w:val="005D1D71"/>
    <w:rsid w:val="005D5984"/>
    <w:rsid w:val="005E59E4"/>
    <w:rsid w:val="005F4F87"/>
    <w:rsid w:val="005F7A39"/>
    <w:rsid w:val="00602F31"/>
    <w:rsid w:val="00604CCF"/>
    <w:rsid w:val="00611F63"/>
    <w:rsid w:val="006162A5"/>
    <w:rsid w:val="006223DE"/>
    <w:rsid w:val="00623C20"/>
    <w:rsid w:val="00624543"/>
    <w:rsid w:val="006338B8"/>
    <w:rsid w:val="00635830"/>
    <w:rsid w:val="00636EC2"/>
    <w:rsid w:val="00645E48"/>
    <w:rsid w:val="006474EF"/>
    <w:rsid w:val="0065150E"/>
    <w:rsid w:val="00651769"/>
    <w:rsid w:val="00674C00"/>
    <w:rsid w:val="00682069"/>
    <w:rsid w:val="006A0961"/>
    <w:rsid w:val="006A4336"/>
    <w:rsid w:val="006B24A3"/>
    <w:rsid w:val="006B660B"/>
    <w:rsid w:val="006C0EBF"/>
    <w:rsid w:val="006D505D"/>
    <w:rsid w:val="006E015F"/>
    <w:rsid w:val="006E0AC1"/>
    <w:rsid w:val="006E76A2"/>
    <w:rsid w:val="006F6792"/>
    <w:rsid w:val="0072336B"/>
    <w:rsid w:val="007320C8"/>
    <w:rsid w:val="00742A2D"/>
    <w:rsid w:val="0074507C"/>
    <w:rsid w:val="00746575"/>
    <w:rsid w:val="00760F22"/>
    <w:rsid w:val="00771581"/>
    <w:rsid w:val="007811D2"/>
    <w:rsid w:val="007812DD"/>
    <w:rsid w:val="00790D21"/>
    <w:rsid w:val="007B2167"/>
    <w:rsid w:val="007C3D08"/>
    <w:rsid w:val="007C75D8"/>
    <w:rsid w:val="007D369E"/>
    <w:rsid w:val="007D5C2D"/>
    <w:rsid w:val="007D73AF"/>
    <w:rsid w:val="007E089E"/>
    <w:rsid w:val="0080070C"/>
    <w:rsid w:val="00804E1A"/>
    <w:rsid w:val="008254FF"/>
    <w:rsid w:val="00836361"/>
    <w:rsid w:val="008377DE"/>
    <w:rsid w:val="00875388"/>
    <w:rsid w:val="00887846"/>
    <w:rsid w:val="0089033D"/>
    <w:rsid w:val="00890D6B"/>
    <w:rsid w:val="008A287D"/>
    <w:rsid w:val="008A6C20"/>
    <w:rsid w:val="008B2016"/>
    <w:rsid w:val="008C3751"/>
    <w:rsid w:val="008C789E"/>
    <w:rsid w:val="008D15EF"/>
    <w:rsid w:val="008D726B"/>
    <w:rsid w:val="008E59BE"/>
    <w:rsid w:val="008E5B79"/>
    <w:rsid w:val="008E5FE3"/>
    <w:rsid w:val="009044A4"/>
    <w:rsid w:val="00911CFE"/>
    <w:rsid w:val="009122B8"/>
    <w:rsid w:val="00953EBC"/>
    <w:rsid w:val="00983EF6"/>
    <w:rsid w:val="0098711A"/>
    <w:rsid w:val="00994C04"/>
    <w:rsid w:val="009963F9"/>
    <w:rsid w:val="009A6121"/>
    <w:rsid w:val="009C28B0"/>
    <w:rsid w:val="009F0D11"/>
    <w:rsid w:val="009F1F5F"/>
    <w:rsid w:val="00A020B5"/>
    <w:rsid w:val="00A043E1"/>
    <w:rsid w:val="00A04BE6"/>
    <w:rsid w:val="00A06DE1"/>
    <w:rsid w:val="00A10E32"/>
    <w:rsid w:val="00A134E7"/>
    <w:rsid w:val="00A176DC"/>
    <w:rsid w:val="00A27373"/>
    <w:rsid w:val="00A578FB"/>
    <w:rsid w:val="00A63080"/>
    <w:rsid w:val="00A72940"/>
    <w:rsid w:val="00A750E8"/>
    <w:rsid w:val="00A7521F"/>
    <w:rsid w:val="00A836C2"/>
    <w:rsid w:val="00A93332"/>
    <w:rsid w:val="00A93F25"/>
    <w:rsid w:val="00AA02A2"/>
    <w:rsid w:val="00AA6835"/>
    <w:rsid w:val="00AB1E85"/>
    <w:rsid w:val="00AB2438"/>
    <w:rsid w:val="00AB54AB"/>
    <w:rsid w:val="00AD2D26"/>
    <w:rsid w:val="00AD46D5"/>
    <w:rsid w:val="00AE4976"/>
    <w:rsid w:val="00AE60E4"/>
    <w:rsid w:val="00AF6173"/>
    <w:rsid w:val="00B44ACC"/>
    <w:rsid w:val="00B54C74"/>
    <w:rsid w:val="00B54CD6"/>
    <w:rsid w:val="00B75578"/>
    <w:rsid w:val="00B85F72"/>
    <w:rsid w:val="00B93B44"/>
    <w:rsid w:val="00B96B58"/>
    <w:rsid w:val="00BC43BA"/>
    <w:rsid w:val="00BE28A3"/>
    <w:rsid w:val="00BE2ACA"/>
    <w:rsid w:val="00BE4A98"/>
    <w:rsid w:val="00BF39A0"/>
    <w:rsid w:val="00C10932"/>
    <w:rsid w:val="00C11374"/>
    <w:rsid w:val="00C31592"/>
    <w:rsid w:val="00C33424"/>
    <w:rsid w:val="00C477FF"/>
    <w:rsid w:val="00C54758"/>
    <w:rsid w:val="00C54CAD"/>
    <w:rsid w:val="00C57CAD"/>
    <w:rsid w:val="00C635ED"/>
    <w:rsid w:val="00C668AE"/>
    <w:rsid w:val="00C707E4"/>
    <w:rsid w:val="00C8123F"/>
    <w:rsid w:val="00C84081"/>
    <w:rsid w:val="00CA5F25"/>
    <w:rsid w:val="00CA6E53"/>
    <w:rsid w:val="00CB2729"/>
    <w:rsid w:val="00CB3A6F"/>
    <w:rsid w:val="00CB773E"/>
    <w:rsid w:val="00CD1BC9"/>
    <w:rsid w:val="00CD2BB4"/>
    <w:rsid w:val="00CD32BA"/>
    <w:rsid w:val="00CD4060"/>
    <w:rsid w:val="00CD7C5B"/>
    <w:rsid w:val="00CE04E3"/>
    <w:rsid w:val="00CE242A"/>
    <w:rsid w:val="00CE7D2A"/>
    <w:rsid w:val="00CF0D07"/>
    <w:rsid w:val="00CF71B4"/>
    <w:rsid w:val="00D07786"/>
    <w:rsid w:val="00D127DC"/>
    <w:rsid w:val="00D144FA"/>
    <w:rsid w:val="00D25FC6"/>
    <w:rsid w:val="00D26863"/>
    <w:rsid w:val="00D26A93"/>
    <w:rsid w:val="00D318AF"/>
    <w:rsid w:val="00D31F58"/>
    <w:rsid w:val="00D4693D"/>
    <w:rsid w:val="00D471D6"/>
    <w:rsid w:val="00D53711"/>
    <w:rsid w:val="00D60554"/>
    <w:rsid w:val="00D74091"/>
    <w:rsid w:val="00D843EE"/>
    <w:rsid w:val="00D87694"/>
    <w:rsid w:val="00D95449"/>
    <w:rsid w:val="00DA50DD"/>
    <w:rsid w:val="00DA5DDC"/>
    <w:rsid w:val="00DB01CF"/>
    <w:rsid w:val="00DB19BE"/>
    <w:rsid w:val="00DB520B"/>
    <w:rsid w:val="00DB6733"/>
    <w:rsid w:val="00DC18A0"/>
    <w:rsid w:val="00DC5688"/>
    <w:rsid w:val="00DC6C5B"/>
    <w:rsid w:val="00DC6C73"/>
    <w:rsid w:val="00DC72F9"/>
    <w:rsid w:val="00DC749D"/>
    <w:rsid w:val="00DD5E6A"/>
    <w:rsid w:val="00DE1CF2"/>
    <w:rsid w:val="00DF407F"/>
    <w:rsid w:val="00DF6A12"/>
    <w:rsid w:val="00E03638"/>
    <w:rsid w:val="00E16951"/>
    <w:rsid w:val="00E260A2"/>
    <w:rsid w:val="00E37713"/>
    <w:rsid w:val="00E52901"/>
    <w:rsid w:val="00E5458B"/>
    <w:rsid w:val="00E62417"/>
    <w:rsid w:val="00E7020B"/>
    <w:rsid w:val="00E76EAB"/>
    <w:rsid w:val="00E9120B"/>
    <w:rsid w:val="00E92C34"/>
    <w:rsid w:val="00E97285"/>
    <w:rsid w:val="00EA76DB"/>
    <w:rsid w:val="00EB2B86"/>
    <w:rsid w:val="00EC1432"/>
    <w:rsid w:val="00EC4E1F"/>
    <w:rsid w:val="00ED3ABD"/>
    <w:rsid w:val="00ED5A5E"/>
    <w:rsid w:val="00EF242E"/>
    <w:rsid w:val="00EF5A81"/>
    <w:rsid w:val="00EF73B9"/>
    <w:rsid w:val="00EF7ABC"/>
    <w:rsid w:val="00F05C8B"/>
    <w:rsid w:val="00F0785C"/>
    <w:rsid w:val="00F149BE"/>
    <w:rsid w:val="00F31DC8"/>
    <w:rsid w:val="00F41905"/>
    <w:rsid w:val="00F42ED4"/>
    <w:rsid w:val="00F45AE3"/>
    <w:rsid w:val="00F46546"/>
    <w:rsid w:val="00F465EC"/>
    <w:rsid w:val="00F50C98"/>
    <w:rsid w:val="00F532AE"/>
    <w:rsid w:val="00F53C7A"/>
    <w:rsid w:val="00F55B9F"/>
    <w:rsid w:val="00F56599"/>
    <w:rsid w:val="00F56E59"/>
    <w:rsid w:val="00F57650"/>
    <w:rsid w:val="00F71062"/>
    <w:rsid w:val="00F80C6B"/>
    <w:rsid w:val="00F84FB5"/>
    <w:rsid w:val="00F87025"/>
    <w:rsid w:val="00F93964"/>
    <w:rsid w:val="00F94520"/>
    <w:rsid w:val="00F97279"/>
    <w:rsid w:val="00FA1BAE"/>
    <w:rsid w:val="00FA4973"/>
    <w:rsid w:val="00FB33C5"/>
    <w:rsid w:val="00FC68DC"/>
    <w:rsid w:val="00FC776D"/>
    <w:rsid w:val="00FE0E55"/>
    <w:rsid w:val="00FF39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A6219"/>
  <w15:chartTrackingRefBased/>
  <w15:docId w15:val="{17629E7F-5FB7-4A6D-B129-635737601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84C"/>
  </w:style>
  <w:style w:type="paragraph" w:styleId="Heading1">
    <w:name w:val="heading 1"/>
    <w:basedOn w:val="Normal"/>
    <w:next w:val="Normal"/>
    <w:link w:val="Heading1Char"/>
    <w:uiPriority w:val="9"/>
    <w:qFormat/>
    <w:rsid w:val="00463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3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8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8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8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8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8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8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8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8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38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8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8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8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8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8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8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84C"/>
    <w:rPr>
      <w:rFonts w:eastAsiaTheme="majorEastAsia" w:cstheme="majorBidi"/>
      <w:color w:val="272727" w:themeColor="text1" w:themeTint="D8"/>
    </w:rPr>
  </w:style>
  <w:style w:type="paragraph" w:styleId="Title">
    <w:name w:val="Title"/>
    <w:basedOn w:val="Normal"/>
    <w:next w:val="Normal"/>
    <w:link w:val="TitleChar"/>
    <w:uiPriority w:val="10"/>
    <w:qFormat/>
    <w:rsid w:val="00463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8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8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8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84C"/>
    <w:pPr>
      <w:spacing w:before="160"/>
      <w:jc w:val="center"/>
    </w:pPr>
    <w:rPr>
      <w:i/>
      <w:iCs/>
      <w:color w:val="404040" w:themeColor="text1" w:themeTint="BF"/>
    </w:rPr>
  </w:style>
  <w:style w:type="character" w:customStyle="1" w:styleId="QuoteChar">
    <w:name w:val="Quote Char"/>
    <w:basedOn w:val="DefaultParagraphFont"/>
    <w:link w:val="Quote"/>
    <w:uiPriority w:val="29"/>
    <w:rsid w:val="0046384C"/>
    <w:rPr>
      <w:i/>
      <w:iCs/>
      <w:color w:val="404040" w:themeColor="text1" w:themeTint="BF"/>
    </w:rPr>
  </w:style>
  <w:style w:type="paragraph" w:styleId="ListParagraph">
    <w:name w:val="List Paragraph"/>
    <w:basedOn w:val="Normal"/>
    <w:uiPriority w:val="34"/>
    <w:qFormat/>
    <w:rsid w:val="0046384C"/>
    <w:pPr>
      <w:ind w:left="720"/>
      <w:contextualSpacing/>
    </w:pPr>
  </w:style>
  <w:style w:type="character" w:styleId="IntenseEmphasis">
    <w:name w:val="Intense Emphasis"/>
    <w:basedOn w:val="DefaultParagraphFont"/>
    <w:uiPriority w:val="21"/>
    <w:qFormat/>
    <w:rsid w:val="0046384C"/>
    <w:rPr>
      <w:i/>
      <w:iCs/>
      <w:color w:val="0F4761" w:themeColor="accent1" w:themeShade="BF"/>
    </w:rPr>
  </w:style>
  <w:style w:type="paragraph" w:styleId="IntenseQuote">
    <w:name w:val="Intense Quote"/>
    <w:basedOn w:val="Normal"/>
    <w:next w:val="Normal"/>
    <w:link w:val="IntenseQuoteChar"/>
    <w:uiPriority w:val="30"/>
    <w:qFormat/>
    <w:rsid w:val="00463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84C"/>
    <w:rPr>
      <w:i/>
      <w:iCs/>
      <w:color w:val="0F4761" w:themeColor="accent1" w:themeShade="BF"/>
    </w:rPr>
  </w:style>
  <w:style w:type="character" w:styleId="IntenseReference">
    <w:name w:val="Intense Reference"/>
    <w:basedOn w:val="DefaultParagraphFont"/>
    <w:uiPriority w:val="32"/>
    <w:qFormat/>
    <w:rsid w:val="0046384C"/>
    <w:rPr>
      <w:b/>
      <w:bCs/>
      <w:smallCaps/>
      <w:color w:val="0F4761" w:themeColor="accent1" w:themeShade="BF"/>
      <w:spacing w:val="5"/>
    </w:rPr>
  </w:style>
  <w:style w:type="paragraph" w:styleId="Header">
    <w:name w:val="header"/>
    <w:basedOn w:val="Normal"/>
    <w:link w:val="HeaderChar"/>
    <w:uiPriority w:val="99"/>
    <w:unhideWhenUsed/>
    <w:rsid w:val="004638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384C"/>
  </w:style>
  <w:style w:type="paragraph" w:styleId="Caption">
    <w:name w:val="caption"/>
    <w:basedOn w:val="Normal"/>
    <w:next w:val="Normal"/>
    <w:uiPriority w:val="35"/>
    <w:unhideWhenUsed/>
    <w:qFormat/>
    <w:rsid w:val="0046384C"/>
    <w:pPr>
      <w:spacing w:after="200" w:line="240" w:lineRule="auto"/>
    </w:pPr>
    <w:rPr>
      <w:i/>
      <w:iCs/>
      <w:color w:val="0E2841" w:themeColor="text2"/>
      <w:sz w:val="18"/>
      <w:szCs w:val="18"/>
    </w:rPr>
  </w:style>
  <w:style w:type="table" w:styleId="TableGrid">
    <w:name w:val="Table Grid"/>
    <w:basedOn w:val="TableNormal"/>
    <w:uiPriority w:val="39"/>
    <w:rsid w:val="00463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A6835"/>
    <w:pPr>
      <w:spacing w:after="0" w:line="240" w:lineRule="auto"/>
    </w:pPr>
  </w:style>
  <w:style w:type="character" w:styleId="Hyperlink">
    <w:name w:val="Hyperlink"/>
    <w:basedOn w:val="DefaultParagraphFont"/>
    <w:uiPriority w:val="99"/>
    <w:unhideWhenUsed/>
    <w:rsid w:val="005F4F87"/>
    <w:rPr>
      <w:color w:val="467886" w:themeColor="hyperlink"/>
      <w:u w:val="single"/>
    </w:rPr>
  </w:style>
  <w:style w:type="character" w:styleId="UnresolvedMention">
    <w:name w:val="Unresolved Mention"/>
    <w:basedOn w:val="DefaultParagraphFont"/>
    <w:uiPriority w:val="99"/>
    <w:semiHidden/>
    <w:unhideWhenUsed/>
    <w:rsid w:val="005F4F87"/>
    <w:rPr>
      <w:color w:val="605E5C"/>
      <w:shd w:val="clear" w:color="auto" w:fill="E1DFDD"/>
    </w:rPr>
  </w:style>
  <w:style w:type="character" w:styleId="CommentReference">
    <w:name w:val="annotation reference"/>
    <w:basedOn w:val="DefaultParagraphFont"/>
    <w:uiPriority w:val="99"/>
    <w:semiHidden/>
    <w:unhideWhenUsed/>
    <w:rsid w:val="005162E0"/>
    <w:rPr>
      <w:sz w:val="16"/>
      <w:szCs w:val="16"/>
    </w:rPr>
  </w:style>
  <w:style w:type="paragraph" w:styleId="CommentText">
    <w:name w:val="annotation text"/>
    <w:basedOn w:val="Normal"/>
    <w:link w:val="CommentTextChar"/>
    <w:uiPriority w:val="99"/>
    <w:unhideWhenUsed/>
    <w:rsid w:val="005162E0"/>
    <w:pPr>
      <w:spacing w:line="240" w:lineRule="auto"/>
    </w:pPr>
    <w:rPr>
      <w:sz w:val="20"/>
      <w:szCs w:val="20"/>
    </w:rPr>
  </w:style>
  <w:style w:type="character" w:customStyle="1" w:styleId="CommentTextChar">
    <w:name w:val="Comment Text Char"/>
    <w:basedOn w:val="DefaultParagraphFont"/>
    <w:link w:val="CommentText"/>
    <w:uiPriority w:val="99"/>
    <w:rsid w:val="005162E0"/>
    <w:rPr>
      <w:sz w:val="20"/>
      <w:szCs w:val="20"/>
    </w:rPr>
  </w:style>
  <w:style w:type="paragraph" w:styleId="CommentSubject">
    <w:name w:val="annotation subject"/>
    <w:basedOn w:val="CommentText"/>
    <w:next w:val="CommentText"/>
    <w:link w:val="CommentSubjectChar"/>
    <w:uiPriority w:val="99"/>
    <w:semiHidden/>
    <w:unhideWhenUsed/>
    <w:rsid w:val="005162E0"/>
    <w:rPr>
      <w:b/>
      <w:bCs/>
    </w:rPr>
  </w:style>
  <w:style w:type="character" w:customStyle="1" w:styleId="CommentSubjectChar">
    <w:name w:val="Comment Subject Char"/>
    <w:basedOn w:val="CommentTextChar"/>
    <w:link w:val="CommentSubject"/>
    <w:uiPriority w:val="99"/>
    <w:semiHidden/>
    <w:rsid w:val="005162E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7/xge0001656" TargetMode="External"/><Relationship Id="rId18" Type="http://schemas.openxmlformats.org/officeDocument/2006/relationships/hyperlink" Target="https://doi.org/10.1111/1467-7687.00290" TargetMode="External"/><Relationship Id="rId26" Type="http://schemas.openxmlformats.org/officeDocument/2006/relationships/hyperlink" Target="https://doi.org/10.1080/09540090310001655093" TargetMode="External"/><Relationship Id="rId3" Type="http://schemas.openxmlformats.org/officeDocument/2006/relationships/webSettings" Target="webSettings.xml"/><Relationship Id="rId21" Type="http://schemas.openxmlformats.org/officeDocument/2006/relationships/hyperlink" Target="https://doi.org/10.1016/j.cogpsych.2013.05.001" TargetMode="External"/><Relationship Id="rId34" Type="http://schemas.openxmlformats.org/officeDocument/2006/relationships/theme" Target="theme/theme1.xml"/><Relationship Id="rId7" Type="http://schemas.microsoft.com/office/2011/relationships/commentsExtended" Target="commentsExtended.xml"/><Relationship Id="rId12" Type="http://schemas.openxmlformats.org/officeDocument/2006/relationships/image" Target="media/image3.jpeg"/><Relationship Id="rId17" Type="http://schemas.openxmlformats.org/officeDocument/2006/relationships/hyperlink" Target="https://doi.org/10.1016/S0885-2014(02)00124-7" TargetMode="External"/><Relationship Id="rId25" Type="http://schemas.openxmlformats.org/officeDocument/2006/relationships/hyperlink" Target="https://doi.org/10.1038/323533a0" TargetMode="External"/><Relationship Id="rId33" Type="http://schemas.microsoft.com/office/2011/relationships/people" Target="people.xml"/><Relationship Id="rId2" Type="http://schemas.openxmlformats.org/officeDocument/2006/relationships/settings" Target="settings.xml"/><Relationship Id="rId16" Type="http://schemas.openxmlformats.org/officeDocument/2006/relationships/hyperlink" Target="https://doi.org/10.1098/rsos.240229" TargetMode="External"/><Relationship Id="rId20" Type="http://schemas.openxmlformats.org/officeDocument/2006/relationships/hyperlink" Target="https://doi.org/10.1177/0956797611420165" TargetMode="External"/><Relationship Id="rId29" Type="http://schemas.openxmlformats.org/officeDocument/2006/relationships/hyperlink" Target="https://doi.org/10.1126/science.adi1374" TargetMode="Externa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hyperlink" Target="https://doi.org/10.1037/0033-295X.104.4.686" TargetMode="External"/><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doi.org/10.1016/S1364-6613(99)01356-X" TargetMode="External"/><Relationship Id="rId23" Type="http://schemas.openxmlformats.org/officeDocument/2006/relationships/hyperlink" Target="https://doi.org/10.1037/0012-1649.36.5.635" TargetMode="External"/><Relationship Id="rId28" Type="http://schemas.openxmlformats.org/officeDocument/2006/relationships/hyperlink" Target="https://doi.org/10.1126/science.abh1054" TargetMode="External"/><Relationship Id="rId10" Type="http://schemas.openxmlformats.org/officeDocument/2006/relationships/image" Target="media/image1.png"/><Relationship Id="rId19" Type="http://schemas.openxmlformats.org/officeDocument/2006/relationships/hyperlink" Target="https://doi.org/10.1016/j.cognition.2004.09.009" TargetMode="External"/><Relationship Id="rId31" Type="http://schemas.openxmlformats.org/officeDocument/2006/relationships/header" Target="header2.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hyperlink" Target="https://doi.org/10.1016/j.cogdev.2022.101164" TargetMode="External"/><Relationship Id="rId22" Type="http://schemas.openxmlformats.org/officeDocument/2006/relationships/hyperlink" Target="https://doi.org/10.1016/j.cogdev.2015.12.001" TargetMode="External"/><Relationship Id="rId27" Type="http://schemas.openxmlformats.org/officeDocument/2006/relationships/hyperlink" Target="https://doi.org/10.1017/S0140525X24001328" TargetMode="External"/><Relationship Id="rId30" Type="http://schemas.openxmlformats.org/officeDocument/2006/relationships/header" Target="header1.xml"/><Relationship Id="rId8"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237</TotalTime>
  <Pages>21</Pages>
  <Words>4837</Words>
  <Characters>27572</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9</cp:revision>
  <cp:lastPrinted>2025-10-01T18:00:00Z</cp:lastPrinted>
  <dcterms:created xsi:type="dcterms:W3CDTF">2025-10-10T13:11:00Z</dcterms:created>
  <dcterms:modified xsi:type="dcterms:W3CDTF">2025-10-10T17:07:00Z</dcterms:modified>
</cp:coreProperties>
</file>